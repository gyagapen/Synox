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1883156878"/>
        <w:docPartObj>
          <w:docPartGallery w:val="Cover Pages"/>
          <w:docPartUnique/>
        </w:docPartObj>
      </w:sdtPr>
      <w:sdtContent>
        <w:p w:rsidR="0017409D" w:rsidRPr="006968DE" w:rsidRDefault="00624329">
          <w:r w:rsidRPr="006968DE">
            <w:rPr>
              <w:noProof/>
              <w:lang w:eastAsia="fr-FR"/>
            </w:rPr>
            <mc:AlternateContent>
              <mc:Choice Requires="wpg">
                <w:drawing>
                  <wp:anchor distT="0" distB="0" distL="114300" distR="114300" simplePos="0" relativeHeight="251659264" behindDoc="0" locked="0" layoutInCell="0" allowOverlap="1" wp14:anchorId="76492DA4" wp14:editId="7068DB82">
                    <wp:simplePos x="0" y="0"/>
                    <wp:positionH relativeFrom="page">
                      <wp:posOffset>4509374</wp:posOffset>
                    </wp:positionH>
                    <wp:positionV relativeFrom="page">
                      <wp:align>top</wp:align>
                    </wp:positionV>
                    <wp:extent cx="3115858" cy="10058400"/>
                    <wp:effectExtent l="0" t="0" r="0" b="0"/>
                    <wp:wrapNone/>
                    <wp:docPr id="363"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15858" cy="10058400"/>
                              <a:chOff x="7329" y="0"/>
                              <a:chExt cx="4929" cy="15840"/>
                            </a:xfrm>
                          </wpg:grpSpPr>
                          <wpg:grpSp>
                            <wpg:cNvPr id="364" name="Group 364"/>
                            <wpg:cNvGrpSpPr>
                              <a:grpSpLocks/>
                            </wpg:cNvGrpSpPr>
                            <wpg:grpSpPr bwMode="auto">
                              <a:xfrm>
                                <a:off x="7339" y="0"/>
                                <a:ext cx="4821" cy="15840"/>
                                <a:chOff x="7560" y="0"/>
                                <a:chExt cx="4630" cy="15840"/>
                              </a:xfrm>
                            </wpg:grpSpPr>
                            <wps:wsp>
                              <wps:cNvPr id="365" name="Rectangle 365"/>
                              <wps:cNvSpPr>
                                <a:spLocks noChangeArrowheads="1"/>
                              </wps:cNvSpPr>
                              <wps:spPr bwMode="auto">
                                <a:xfrm>
                                  <a:off x="7685" y="0"/>
                                  <a:ext cx="4505" cy="15840"/>
                                </a:xfrm>
                                <a:prstGeom prst="rect">
                                  <a:avLst/>
                                </a:prstGeom>
                                <a:solidFill>
                                  <a:schemeClr val="accent3"/>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366" name="Rectangle 366" descr="Light vertical"/>
                              <wps:cNvSpPr>
                                <a:spLocks noChangeArrowheads="1"/>
                              </wps:cNvSpPr>
                              <wps:spPr bwMode="auto">
                                <a:xfrm>
                                  <a:off x="7560" y="8"/>
                                  <a:ext cx="195" cy="15825"/>
                                </a:xfrm>
                                <a:prstGeom prst="rect">
                                  <a:avLst/>
                                </a:prstGeom>
                                <a:pattFill prst="ltVert">
                                  <a:fgClr>
                                    <a:schemeClr val="accent3">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g:grpSp>
                          <wps:wsp>
                            <wps:cNvPr id="367" name="Rectangle 367"/>
                            <wps:cNvSpPr>
                              <a:spLocks noChangeArrowheads="1"/>
                            </wps:cNvSpPr>
                            <wps:spPr bwMode="auto">
                              <a:xfrm>
                                <a:off x="7355" y="0"/>
                                <a:ext cx="4903" cy="3958"/>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rFonts w:asciiTheme="majorHAnsi" w:eastAsiaTheme="majorEastAsia" w:hAnsiTheme="majorHAnsi" w:cstheme="majorBidi"/>
                                      <w:b/>
                                      <w:bCs/>
                                      <w:color w:val="FFFFFF" w:themeColor="background1"/>
                                      <w:sz w:val="76"/>
                                      <w:szCs w:val="76"/>
                                    </w:rPr>
                                    <w:alias w:val="Year"/>
                                    <w:id w:val="194354906"/>
                                    <w:dataBinding w:prefixMappings="xmlns:ns0='http://schemas.microsoft.com/office/2006/coverPageProps'" w:xpath="/ns0:CoverPageProperties[1]/ns0:PublishDate[1]" w:storeItemID="{55AF091B-3C7A-41E3-B477-F2FDAA23CFDA}"/>
                                    <w:date>
                                      <w:dateFormat w:val="yyyy"/>
                                      <w:lid w:val="en-US"/>
                                      <w:storeMappedDataAs w:val="dateTime"/>
                                      <w:calendar w:val="gregorian"/>
                                    </w:date>
                                  </w:sdtPr>
                                  <w:sdtContent>
                                    <w:p w:rsidR="00DE2918" w:rsidRDefault="00DE2918">
                                      <w:pPr>
                                        <w:pStyle w:val="NoSpacing"/>
                                        <w:rPr>
                                          <w:rFonts w:asciiTheme="majorHAnsi" w:eastAsiaTheme="majorEastAsia" w:hAnsiTheme="majorHAnsi" w:cstheme="majorBidi"/>
                                          <w:b/>
                                          <w:bCs/>
                                          <w:color w:val="FFFFFF" w:themeColor="background1"/>
                                          <w:sz w:val="96"/>
                                          <w:szCs w:val="96"/>
                                        </w:rPr>
                                      </w:pPr>
                                      <w:r>
                                        <w:rPr>
                                          <w:rFonts w:asciiTheme="majorHAnsi" w:eastAsiaTheme="majorEastAsia" w:hAnsiTheme="majorHAnsi" w:cstheme="majorBidi"/>
                                          <w:b/>
                                          <w:bCs/>
                                          <w:color w:val="FFFFFF" w:themeColor="background1"/>
                                          <w:sz w:val="76"/>
                                          <w:szCs w:val="76"/>
                                        </w:rPr>
                                        <w:t>2011-2012</w:t>
                                      </w:r>
                                    </w:p>
                                  </w:sdtContent>
                                </w:sdt>
                              </w:txbxContent>
                            </wps:txbx>
                            <wps:bodyPr rot="0" vert="horz" wrap="square" lIns="365760" tIns="182880" rIns="182880" bIns="182880" anchor="b" anchorCtr="0" upright="1">
                              <a:noAutofit/>
                            </wps:bodyPr>
                          </wps:wsp>
                          <wps:wsp>
                            <wps:cNvPr id="368" name="Rectangle 9"/>
                            <wps:cNvSpPr>
                              <a:spLocks noChangeArrowheads="1"/>
                            </wps:cNvSpPr>
                            <wps:spPr bwMode="auto">
                              <a:xfrm>
                                <a:off x="7329" y="10658"/>
                                <a:ext cx="4889" cy="4462"/>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26"/>
                                      <w:szCs w:val="26"/>
                                      <w:lang w:val="fr-FR"/>
                                    </w:rPr>
                                    <w:alias w:val="Author"/>
                                    <w:id w:val="-466126863"/>
                                    <w:dataBinding w:prefixMappings="xmlns:ns0='http://schemas.openxmlformats.org/package/2006/metadata/core-properties' xmlns:ns1='http://purl.org/dc/elements/1.1/'" w:xpath="/ns0:coreProperties[1]/ns1:creator[1]" w:storeItemID="{6C3C8BC8-F283-45AE-878A-BAB7291924A1}"/>
                                    <w:text/>
                                  </w:sdtPr>
                                  <w:sdtContent>
                                    <w:p w:rsidR="00DE2918" w:rsidRPr="006968DE" w:rsidRDefault="00DE2918">
                                      <w:pPr>
                                        <w:pStyle w:val="NoSpacing"/>
                                        <w:spacing w:line="360" w:lineRule="auto"/>
                                        <w:rPr>
                                          <w:color w:val="FFFFFF" w:themeColor="background1"/>
                                          <w:sz w:val="26"/>
                                          <w:szCs w:val="26"/>
                                          <w:lang w:val="fr-FR"/>
                                        </w:rPr>
                                      </w:pPr>
                                      <w:r w:rsidRPr="006968DE">
                                        <w:rPr>
                                          <w:color w:val="FFFFFF" w:themeColor="background1"/>
                                          <w:sz w:val="26"/>
                                          <w:szCs w:val="26"/>
                                          <w:lang w:val="fr-FR"/>
                                        </w:rPr>
                                        <w:t>Guillaume</w:t>
                                      </w:r>
                                      <w:r>
                                        <w:rPr>
                                          <w:color w:val="FFFFFF" w:themeColor="background1"/>
                                          <w:sz w:val="26"/>
                                          <w:szCs w:val="26"/>
                                          <w:lang w:val="fr-FR"/>
                                        </w:rPr>
                                        <w:t xml:space="preserve">  Leroy                    </w:t>
                                      </w:r>
                                      <w:r w:rsidRPr="006968DE">
                                        <w:rPr>
                                          <w:color w:val="FFFFFF" w:themeColor="background1"/>
                                          <w:sz w:val="26"/>
                                          <w:szCs w:val="26"/>
                                          <w:lang w:val="fr-FR"/>
                                        </w:rPr>
                                        <w:t xml:space="preserve">Emmanuel </w:t>
                                      </w:r>
                                      <w:proofErr w:type="spellStart"/>
                                      <w:r w:rsidRPr="006968DE">
                                        <w:rPr>
                                          <w:color w:val="FFFFFF" w:themeColor="background1"/>
                                          <w:sz w:val="26"/>
                                          <w:szCs w:val="26"/>
                                          <w:lang w:val="fr-FR"/>
                                        </w:rPr>
                                        <w:t>Yagapen</w:t>
                                      </w:r>
                                      <w:proofErr w:type="spellEnd"/>
                                    </w:p>
                                  </w:sdtContent>
                                </w:sdt>
                                <w:sdt>
                                  <w:sdtPr>
                                    <w:rPr>
                                      <w:color w:val="FFFFFF" w:themeColor="background1"/>
                                      <w:sz w:val="26"/>
                                      <w:szCs w:val="26"/>
                                    </w:rPr>
                                    <w:alias w:val="Company"/>
                                    <w:id w:val="-1043827887"/>
                                    <w:dataBinding w:prefixMappings="xmlns:ns0='http://schemas.openxmlformats.org/officeDocument/2006/extended-properties'" w:xpath="/ns0:Properties[1]/ns0:Company[1]" w:storeItemID="{6668398D-A668-4E3E-A5EB-62B293D839F1}"/>
                                    <w:text/>
                                  </w:sdtPr>
                                  <w:sdtContent>
                                    <w:p w:rsidR="00DE2918" w:rsidRPr="006968DE" w:rsidRDefault="00DE2918">
                                      <w:pPr>
                                        <w:pStyle w:val="NoSpacing"/>
                                        <w:spacing w:line="360" w:lineRule="auto"/>
                                        <w:rPr>
                                          <w:color w:val="FFFFFF" w:themeColor="background1"/>
                                          <w:sz w:val="26"/>
                                          <w:szCs w:val="26"/>
                                          <w:lang w:val="fr-FR"/>
                                        </w:rPr>
                                      </w:pPr>
                                      <w:r w:rsidRPr="006968DE">
                                        <w:rPr>
                                          <w:color w:val="FFFFFF" w:themeColor="background1"/>
                                          <w:sz w:val="26"/>
                                          <w:szCs w:val="26"/>
                                          <w:lang w:val="fr-FR"/>
                                        </w:rPr>
                                        <w:t xml:space="preserve">Polytech’Montpellier                                   pour Synox représenté par                            </w:t>
                                      </w:r>
                                      <w:proofErr w:type="spellStart"/>
                                      <w:r w:rsidRPr="006968DE">
                                        <w:rPr>
                                          <w:color w:val="FFFFFF" w:themeColor="background1"/>
                                          <w:sz w:val="26"/>
                                          <w:szCs w:val="26"/>
                                          <w:lang w:val="fr-FR"/>
                                        </w:rPr>
                                        <w:t>Jérome</w:t>
                                      </w:r>
                                      <w:proofErr w:type="spellEnd"/>
                                      <w:r w:rsidRPr="006968DE">
                                        <w:rPr>
                                          <w:color w:val="FFFFFF" w:themeColor="background1"/>
                                          <w:sz w:val="26"/>
                                          <w:szCs w:val="26"/>
                                          <w:lang w:val="fr-FR"/>
                                        </w:rPr>
                                        <w:t xml:space="preserve">  </w:t>
                                      </w:r>
                                      <w:proofErr w:type="spellStart"/>
                                      <w:r w:rsidRPr="006968DE">
                                        <w:rPr>
                                          <w:color w:val="FFFFFF" w:themeColor="background1"/>
                                          <w:sz w:val="26"/>
                                          <w:szCs w:val="26"/>
                                          <w:lang w:val="fr-FR"/>
                                        </w:rPr>
                                        <w:t>Fenwick</w:t>
                                      </w:r>
                                      <w:proofErr w:type="spellEnd"/>
                                      <w:r w:rsidRPr="006968DE">
                                        <w:rPr>
                                          <w:color w:val="FFFFFF" w:themeColor="background1"/>
                                          <w:sz w:val="26"/>
                                          <w:szCs w:val="26"/>
                                          <w:lang w:val="fr-FR"/>
                                        </w:rPr>
                                        <w:t xml:space="preserve"> &amp; Joffrey Verdier</w:t>
                                      </w:r>
                                    </w:p>
                                  </w:sdtContent>
                                </w:sdt>
                                <w:sdt>
                                  <w:sdtPr>
                                    <w:rPr>
                                      <w:color w:val="FFFFFF" w:themeColor="background1"/>
                                      <w:sz w:val="26"/>
                                      <w:szCs w:val="26"/>
                                      <w:lang w:val="fr-FR"/>
                                    </w:rPr>
                                    <w:alias w:val="Date"/>
                                    <w:id w:val="1120572260"/>
                                    <w:dataBinding w:prefixMappings="xmlns:ns0='http://schemas.microsoft.com/office/2006/coverPageProps'" w:xpath="/ns0:CoverPageProperties[1]/ns0:PublishDate[1]" w:storeItemID="{55AF091B-3C7A-41E3-B477-F2FDAA23CFDA}"/>
                                    <w:date>
                                      <w:dateFormat w:val="M/d/yyyy"/>
                                      <w:lid w:val="en-US"/>
                                      <w:storeMappedDataAs w:val="dateTime"/>
                                      <w:calendar w:val="gregorian"/>
                                    </w:date>
                                  </w:sdtPr>
                                  <w:sdtContent>
                                    <w:p w:rsidR="00DE2918" w:rsidRPr="006968DE" w:rsidRDefault="00DE2918">
                                      <w:pPr>
                                        <w:pStyle w:val="NoSpacing"/>
                                        <w:spacing w:line="360" w:lineRule="auto"/>
                                        <w:rPr>
                                          <w:color w:val="FFFFFF" w:themeColor="background1"/>
                                          <w:sz w:val="26"/>
                                          <w:szCs w:val="26"/>
                                        </w:rPr>
                                      </w:pPr>
                                      <w:r>
                                        <w:rPr>
                                          <w:color w:val="FFFFFF" w:themeColor="background1"/>
                                          <w:sz w:val="26"/>
                                          <w:szCs w:val="26"/>
                                        </w:rPr>
                                        <w:t>2011-2012</w:t>
                                      </w:r>
                                    </w:p>
                                  </w:sdtContent>
                                </w:sdt>
                              </w:txbxContent>
                            </wps:txbx>
                            <wps:bodyPr rot="0" vert="horz" wrap="square" lIns="365760" tIns="182880" rIns="182880" bIns="182880" anchor="b" anchorCtr="0" upright="1">
                              <a:noAutofit/>
                            </wps:bodyPr>
                          </wps:wsp>
                        </wpg:wgp>
                      </a:graphicData>
                    </a:graphic>
                    <wp14:sizeRelH relativeFrom="page">
                      <wp14:pctWidth>0</wp14:pctWidth>
                    </wp14:sizeRelH>
                    <wp14:sizeRelV relativeFrom="page">
                      <wp14:pctHeight>100000</wp14:pctHeight>
                    </wp14:sizeRelV>
                  </wp:anchor>
                </w:drawing>
              </mc:Choice>
              <mc:Fallback>
                <w:pict>
                  <v:group id="Group 14" o:spid="_x0000_s1026" style="position:absolute;left:0;text-align:left;margin-left:355.05pt;margin-top:0;width:245.35pt;height:11in;z-index:251659264;mso-height-percent:1000;mso-position-horizontal-relative:page;mso-position-vertical:top;mso-position-vertical-relative:page;mso-height-percent:1000" coordorigin="7329" coordsize="4929,15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" o:allowincell="f">
                    <v:group id="Group 364" o:spid="_x0000_s1027" style="position:absolute;left:7339;width:4821;height:15840" coordorigin="7560" coordsize="4630,158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OQXHsYAAADcAAAADwAAAGRycy9kb3ducmV2LnhtbESPQWvCQBSE7wX/w/IK&#10;3ppNtA2SZhWRKh5CoSqU3h7ZZxLMvg3ZbRL/fbdQ6HGYmW+YfDOZVgzUu8aygiSKQRCXVjdcKbic&#10;908rEM4ja2wtk4I7OdisZw85ZtqO/EHDyVciQNhlqKD2vsukdGVNBl1kO+LgXW1v0AfZV1L3OAa4&#10;aeUijlNpsOGwUGNHu5rK2+nbKDiMOG6XydtQ3K67+9f55f2zSEip+eO0fQXhafL/4b/2UStYps/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E5BcexgAAANwA&#10;AAAPAAAAAAAAAAAAAAAAAKoCAABkcnMvZG93bnJldi54bWxQSwUGAAAAAAQABAD6AAAAnQMAAAAA&#10;">
                      <v:rect id="Rectangle 365" o:spid="_x0000_s1028" style="position:absolute;left:7685;width:4505;height:158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cyVMMcA&#10;AADcAAAADwAAAGRycy9kb3ducmV2LnhtbESPT2vCQBTE7wW/w/IKXopuqhhCzEakIvQPHtRWPD6y&#10;r0kw+zZkV4399N2C0OMwM79hskVvGnGhztWWFTyPIxDEhdU1lwo+9+tRAsJ5ZI2NZVJwIweLfPCQ&#10;Yartlbd02flSBAi7FBVU3replK6oyKAb25Y4eN+2M+iD7EqpO7wGuGnkJIpiabDmsFBhSy8VFafd&#10;2Sgo3lfu52l12Gw+zFd83J+S6O2YKDV87JdzEJ56/x++t1+1gmk8g78z4QjI/B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HMlTDHAAAA3AAAAA8AAAAAAAAAAAAAAAAAmAIAAGRy&#10;cy9kb3ducmV2LnhtbFBLBQYAAAAABAAEAPUAAACMAwAAAAA=&#10;" fillcolor="#0bd0d9 [3206]" stroked="f" strokecolor="#d8d8d8"/>
                      <v:rect id="Rectangle 366" o:spid="_x0000_s1029" alt="Light vertical" style="position:absolute;left:7560;top:8;width:195;height:158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dpC6cQA&#10;AADcAAAADwAAAGRycy9kb3ducmV2LnhtbESPQUsDMRSE74L/ITzBm81qMci2aRGpqPTSVvH82Lxu&#10;lm5eluTZrv56Iwg9DjPzDTNfjqFXR0q5i2zhdlKBIm6i67i18PH+fPMAKguywz4yWfimDMvF5cUc&#10;axdPvKXjTlpVIJxrtOBFhlrr3HgKmCdxIC7ePqaAUmRqtUt4KvDQ67uqMjpgx2XB40BPnprD7itY&#10;+JT12/3msK6SefmZbrystmhW1l5fjY8zUEKjnMP/7VdnYWoM/J0pR0A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naQunEAAAA3AAAAA8AAAAAAAAAAAAAAAAAmAIAAGRycy9k&#10;b3ducmV2LnhtbFBLBQYAAAAABAAEAPUAAACJAwAAAAA=&#10;" fillcolor="#0bd0d9 [3206]" stroked="f" strokecolor="white" strokeweight="1pt">
                        <v:fill r:id="rId10" o:title="" opacity="52428f" color2="white [3212]" o:opacity2="52428f" type="pattern"/>
                        <v:shadow color="#d8d8d8" offset="3pt,3pt"/>
                      </v:rect>
                    </v:group>
                    <v:rect id="Rectangle 367" o:spid="_x0000_s1030" style="position:absolute;left:7355;width:4903;height:3958;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HdG8UA&#10;AADcAAAADwAAAGRycy9kb3ducmV2LnhtbESPQWvCQBSE7wX/w/KE3nSjRdtGV5GKUAUpsfb+yD6T&#10;aPbtNruN6b/vCkKPw8x8w8yXnalFS42vLCsYDRMQxLnVFRcKjp+bwQsIH5A11pZJwS95WC56D3NM&#10;tb1yRu0hFCJC2KeooAzBpVL6vCSDfmgdcfROtjEYomwKqRu8Rrip5ThJptJgxXGhREdvJeWXw49R&#10;IPet+9qcX5Nj5tYfW7c7f09wrdRjv1vNQATqwn/43n7XCp6mz3A7E4+AX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cd0bxQAAANwAAAAPAAAAAAAAAAAAAAAAAJgCAABkcnMv&#10;ZG93bnJldi54bWxQSwUGAAAAAAQABAD1AAAAigMAAAAA&#10;" filled="f" stroked="f" strokecolor="white" strokeweight="1pt">
                      <v:fill opacity="52428f"/>
                      <v:shadow color="#d8d8d8" offset="3pt,3pt"/>
                      <v:textbox inset="28.8pt,14.4pt,14.4pt,14.4pt">
                        <w:txbxContent>
                          <w:sdt>
                            <w:sdtPr>
                              <w:rPr>
                                <w:rFonts w:asciiTheme="majorHAnsi" w:eastAsiaTheme="majorEastAsia" w:hAnsiTheme="majorHAnsi" w:cstheme="majorBidi"/>
                                <w:b/>
                                <w:bCs/>
                                <w:color w:val="FFFFFF" w:themeColor="background1"/>
                                <w:sz w:val="76"/>
                                <w:szCs w:val="76"/>
                              </w:rPr>
                              <w:alias w:val="Year"/>
                              <w:id w:val="194354906"/>
                              <w:dataBinding w:prefixMappings="xmlns:ns0='http://schemas.microsoft.com/office/2006/coverPageProps'" w:xpath="/ns0:CoverPageProperties[1]/ns0:PublishDate[1]" w:storeItemID="{55AF091B-3C7A-41E3-B477-F2FDAA23CFDA}"/>
                              <w:date>
                                <w:dateFormat w:val="yyyy"/>
                                <w:lid w:val="en-US"/>
                                <w:storeMappedDataAs w:val="dateTime"/>
                                <w:calendar w:val="gregorian"/>
                              </w:date>
                            </w:sdtPr>
                            <w:sdtContent>
                              <w:p w:rsidR="00BB6255" w:rsidRDefault="00BB6255">
                                <w:pPr>
                                  <w:pStyle w:val="NoSpacing"/>
                                  <w:rPr>
                                    <w:rFonts w:asciiTheme="majorHAnsi" w:eastAsiaTheme="majorEastAsia" w:hAnsiTheme="majorHAnsi" w:cstheme="majorBidi"/>
                                    <w:b/>
                                    <w:bCs/>
                                    <w:color w:val="FFFFFF" w:themeColor="background1"/>
                                    <w:sz w:val="96"/>
                                    <w:szCs w:val="96"/>
                                  </w:rPr>
                                </w:pPr>
                                <w:r>
                                  <w:rPr>
                                    <w:rFonts w:asciiTheme="majorHAnsi" w:eastAsiaTheme="majorEastAsia" w:hAnsiTheme="majorHAnsi" w:cstheme="majorBidi"/>
                                    <w:b/>
                                    <w:bCs/>
                                    <w:color w:val="FFFFFF" w:themeColor="background1"/>
                                    <w:sz w:val="76"/>
                                    <w:szCs w:val="76"/>
                                  </w:rPr>
                                  <w:t>2011-2012</w:t>
                                </w:r>
                              </w:p>
                            </w:sdtContent>
                          </w:sdt>
                        </w:txbxContent>
                      </v:textbox>
                    </v:rect>
                    <v:rect id="Rectangle 9" o:spid="_x0000_s1031" style="position:absolute;left:7329;top:10658;width:4889;height:446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5JacEA&#10;AADcAAAADwAAAGRycy9kb3ducmV2LnhtbERPW2vCMBR+F/wP4Qi+aTpl4qpRRBG2gYiXvR+aY1vX&#10;nMQmq92/Nw+Cjx/ffb5sTSUaqn1pWcHbMAFBnFldcq7gfNoOpiB8QNZYWSYF/+Rhueh25phqe+cD&#10;NceQixjCPkUFRQguldJnBRn0Q+uII3extcEQYZ1LXeM9hptKjpJkIg2WHBsKdLQuKPs9/hkFcte4&#10;n+31Izkf3Gb/5b6vt3fcKNXvtasZiEBteImf7k+tYDyJa+OZeATk4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uSWnBAAAA3AAAAA8AAAAAAAAAAAAAAAAAmAIAAGRycy9kb3du&#10;cmV2LnhtbFBLBQYAAAAABAAEAPUAAACGAwAAAAA=&#10;" filled="f" stroked="f" strokecolor="white" strokeweight="1pt">
                      <v:fill opacity="52428f"/>
                      <v:shadow color="#d8d8d8" offset="3pt,3pt"/>
                      <v:textbox inset="28.8pt,14.4pt,14.4pt,14.4pt">
                        <w:txbxContent>
                          <w:sdt>
                            <w:sdtPr>
                              <w:rPr>
                                <w:color w:val="FFFFFF" w:themeColor="background1"/>
                                <w:sz w:val="26"/>
                                <w:szCs w:val="26"/>
                                <w:lang w:val="fr-FR"/>
                              </w:rPr>
                              <w:alias w:val="Author"/>
                              <w:id w:val="-466126863"/>
                              <w:dataBinding w:prefixMappings="xmlns:ns0='http://schemas.openxmlformats.org/package/2006/metadata/core-properties' xmlns:ns1='http://purl.org/dc/elements/1.1/'" w:xpath="/ns0:coreProperties[1]/ns1:creator[1]" w:storeItemID="{6C3C8BC8-F283-45AE-878A-BAB7291924A1}"/>
                              <w:text/>
                            </w:sdtPr>
                            <w:sdtContent>
                              <w:p w:rsidR="00BB6255" w:rsidRPr="006968DE" w:rsidRDefault="00BB6255">
                                <w:pPr>
                                  <w:pStyle w:val="NoSpacing"/>
                                  <w:spacing w:line="360" w:lineRule="auto"/>
                                  <w:rPr>
                                    <w:color w:val="FFFFFF" w:themeColor="background1"/>
                                    <w:sz w:val="26"/>
                                    <w:szCs w:val="26"/>
                                    <w:lang w:val="fr-FR"/>
                                  </w:rPr>
                                </w:pPr>
                                <w:r w:rsidRPr="006968DE">
                                  <w:rPr>
                                    <w:color w:val="FFFFFF" w:themeColor="background1"/>
                                    <w:sz w:val="26"/>
                                    <w:szCs w:val="26"/>
                                    <w:lang w:val="fr-FR"/>
                                  </w:rPr>
                                  <w:t>Guillaume</w:t>
                                </w:r>
                                <w:r>
                                  <w:rPr>
                                    <w:color w:val="FFFFFF" w:themeColor="background1"/>
                                    <w:sz w:val="26"/>
                                    <w:szCs w:val="26"/>
                                    <w:lang w:val="fr-FR"/>
                                  </w:rPr>
                                  <w:t xml:space="preserve">  Leroy                    </w:t>
                                </w:r>
                                <w:r w:rsidRPr="006968DE">
                                  <w:rPr>
                                    <w:color w:val="FFFFFF" w:themeColor="background1"/>
                                    <w:sz w:val="26"/>
                                    <w:szCs w:val="26"/>
                                    <w:lang w:val="fr-FR"/>
                                  </w:rPr>
                                  <w:t xml:space="preserve">Emmanuel </w:t>
                                </w:r>
                                <w:proofErr w:type="spellStart"/>
                                <w:r w:rsidRPr="006968DE">
                                  <w:rPr>
                                    <w:color w:val="FFFFFF" w:themeColor="background1"/>
                                    <w:sz w:val="26"/>
                                    <w:szCs w:val="26"/>
                                    <w:lang w:val="fr-FR"/>
                                  </w:rPr>
                                  <w:t>Yagapen</w:t>
                                </w:r>
                                <w:proofErr w:type="spellEnd"/>
                              </w:p>
                            </w:sdtContent>
                          </w:sdt>
                          <w:sdt>
                            <w:sdtPr>
                              <w:rPr>
                                <w:color w:val="FFFFFF" w:themeColor="background1"/>
                                <w:sz w:val="26"/>
                                <w:szCs w:val="26"/>
                              </w:rPr>
                              <w:alias w:val="Company"/>
                              <w:id w:val="-1043827887"/>
                              <w:dataBinding w:prefixMappings="xmlns:ns0='http://schemas.openxmlformats.org/officeDocument/2006/extended-properties'" w:xpath="/ns0:Properties[1]/ns0:Company[1]" w:storeItemID="{6668398D-A668-4E3E-A5EB-62B293D839F1}"/>
                              <w:text/>
                            </w:sdtPr>
                            <w:sdtContent>
                              <w:p w:rsidR="00BB6255" w:rsidRPr="006968DE" w:rsidRDefault="00BB6255">
                                <w:pPr>
                                  <w:pStyle w:val="NoSpacing"/>
                                  <w:spacing w:line="360" w:lineRule="auto"/>
                                  <w:rPr>
                                    <w:color w:val="FFFFFF" w:themeColor="background1"/>
                                    <w:sz w:val="26"/>
                                    <w:szCs w:val="26"/>
                                    <w:lang w:val="fr-FR"/>
                                  </w:rPr>
                                </w:pPr>
                                <w:r w:rsidRPr="006968DE">
                                  <w:rPr>
                                    <w:color w:val="FFFFFF" w:themeColor="background1"/>
                                    <w:sz w:val="26"/>
                                    <w:szCs w:val="26"/>
                                    <w:lang w:val="fr-FR"/>
                                  </w:rPr>
                                  <w:t xml:space="preserve">Polytech’Montpellier                                   pour </w:t>
                                </w:r>
                                <w:proofErr w:type="spellStart"/>
                                <w:r w:rsidRPr="006968DE">
                                  <w:rPr>
                                    <w:color w:val="FFFFFF" w:themeColor="background1"/>
                                    <w:sz w:val="26"/>
                                    <w:szCs w:val="26"/>
                                    <w:lang w:val="fr-FR"/>
                                  </w:rPr>
                                  <w:t>Synox</w:t>
                                </w:r>
                                <w:proofErr w:type="spellEnd"/>
                                <w:r w:rsidRPr="006968DE">
                                  <w:rPr>
                                    <w:color w:val="FFFFFF" w:themeColor="background1"/>
                                    <w:sz w:val="26"/>
                                    <w:szCs w:val="26"/>
                                    <w:lang w:val="fr-FR"/>
                                  </w:rPr>
                                  <w:t xml:space="preserve"> représenté par                            </w:t>
                                </w:r>
                                <w:proofErr w:type="spellStart"/>
                                <w:r w:rsidRPr="006968DE">
                                  <w:rPr>
                                    <w:color w:val="FFFFFF" w:themeColor="background1"/>
                                    <w:sz w:val="26"/>
                                    <w:szCs w:val="26"/>
                                    <w:lang w:val="fr-FR"/>
                                  </w:rPr>
                                  <w:t>Jérome</w:t>
                                </w:r>
                                <w:proofErr w:type="spellEnd"/>
                                <w:r w:rsidRPr="006968DE">
                                  <w:rPr>
                                    <w:color w:val="FFFFFF" w:themeColor="background1"/>
                                    <w:sz w:val="26"/>
                                    <w:szCs w:val="26"/>
                                    <w:lang w:val="fr-FR"/>
                                  </w:rPr>
                                  <w:t xml:space="preserve">  </w:t>
                                </w:r>
                                <w:proofErr w:type="spellStart"/>
                                <w:r w:rsidRPr="006968DE">
                                  <w:rPr>
                                    <w:color w:val="FFFFFF" w:themeColor="background1"/>
                                    <w:sz w:val="26"/>
                                    <w:szCs w:val="26"/>
                                    <w:lang w:val="fr-FR"/>
                                  </w:rPr>
                                  <w:t>Fenwick</w:t>
                                </w:r>
                                <w:proofErr w:type="spellEnd"/>
                                <w:r w:rsidRPr="006968DE">
                                  <w:rPr>
                                    <w:color w:val="FFFFFF" w:themeColor="background1"/>
                                    <w:sz w:val="26"/>
                                    <w:szCs w:val="26"/>
                                    <w:lang w:val="fr-FR"/>
                                  </w:rPr>
                                  <w:t xml:space="preserve"> &amp; Joffrey Verdier</w:t>
                                </w:r>
                              </w:p>
                            </w:sdtContent>
                          </w:sdt>
                          <w:sdt>
                            <w:sdtPr>
                              <w:rPr>
                                <w:color w:val="FFFFFF" w:themeColor="background1"/>
                                <w:sz w:val="26"/>
                                <w:szCs w:val="26"/>
                                <w:lang w:val="fr-FR"/>
                              </w:rPr>
                              <w:alias w:val="Date"/>
                              <w:id w:val="1120572260"/>
                              <w:dataBinding w:prefixMappings="xmlns:ns0='http://schemas.microsoft.com/office/2006/coverPageProps'" w:xpath="/ns0:CoverPageProperties[1]/ns0:PublishDate[1]" w:storeItemID="{55AF091B-3C7A-41E3-B477-F2FDAA23CFDA}"/>
                              <w:date>
                                <w:dateFormat w:val="M/d/yyyy"/>
                                <w:lid w:val="en-US"/>
                                <w:storeMappedDataAs w:val="dateTime"/>
                                <w:calendar w:val="gregorian"/>
                              </w:date>
                            </w:sdtPr>
                            <w:sdtContent>
                              <w:p w:rsidR="00BB6255" w:rsidRPr="006968DE" w:rsidRDefault="00BB6255">
                                <w:pPr>
                                  <w:pStyle w:val="NoSpacing"/>
                                  <w:spacing w:line="360" w:lineRule="auto"/>
                                  <w:rPr>
                                    <w:color w:val="FFFFFF" w:themeColor="background1"/>
                                    <w:sz w:val="26"/>
                                    <w:szCs w:val="26"/>
                                  </w:rPr>
                                </w:pPr>
                                <w:r>
                                  <w:rPr>
                                    <w:color w:val="FFFFFF" w:themeColor="background1"/>
                                    <w:sz w:val="26"/>
                                    <w:szCs w:val="26"/>
                                  </w:rPr>
                                  <w:t>2011-2012</w:t>
                                </w:r>
                              </w:p>
                            </w:sdtContent>
                          </w:sdt>
                        </w:txbxContent>
                      </v:textbox>
                    </v:rect>
                    <w10:wrap anchorx="page" anchory="page"/>
                  </v:group>
                </w:pict>
              </mc:Fallback>
            </mc:AlternateContent>
          </w:r>
          <w:r w:rsidR="006968DE" w:rsidRPr="006968DE">
            <w:rPr>
              <w:noProof/>
              <w:lang w:eastAsia="fr-FR"/>
            </w:rPr>
            <w:drawing>
              <wp:anchor distT="0" distB="0" distL="114300" distR="114300" simplePos="0" relativeHeight="251663360" behindDoc="0" locked="0" layoutInCell="1" allowOverlap="1" wp14:anchorId="24A64BFF" wp14:editId="1ABE2DFC">
                <wp:simplePos x="0" y="0"/>
                <wp:positionH relativeFrom="column">
                  <wp:posOffset>3999675</wp:posOffset>
                </wp:positionH>
                <wp:positionV relativeFrom="paragraph">
                  <wp:posOffset>-675640</wp:posOffset>
                </wp:positionV>
                <wp:extent cx="2564765" cy="1632585"/>
                <wp:effectExtent l="0" t="0" r="6985" b="5715"/>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Polytech_PNG_Blanc.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564765" cy="1632585"/>
                        </a:xfrm>
                        <a:prstGeom prst="rect">
                          <a:avLst/>
                        </a:prstGeom>
                      </pic:spPr>
                    </pic:pic>
                  </a:graphicData>
                </a:graphic>
                <wp14:sizeRelH relativeFrom="page">
                  <wp14:pctWidth>0</wp14:pctWidth>
                </wp14:sizeRelH>
                <wp14:sizeRelV relativeFrom="page">
                  <wp14:pctHeight>0</wp14:pctHeight>
                </wp14:sizeRelV>
              </wp:anchor>
            </w:drawing>
          </w:r>
          <w:r w:rsidR="0017409D" w:rsidRPr="006968DE">
            <w:rPr>
              <w:noProof/>
              <w:lang w:eastAsia="fr-FR"/>
            </w:rPr>
            <mc:AlternateContent>
              <mc:Choice Requires="wps">
                <w:drawing>
                  <wp:anchor distT="0" distB="0" distL="114300" distR="114300" simplePos="0" relativeHeight="251661312" behindDoc="0" locked="0" layoutInCell="0" allowOverlap="1" wp14:anchorId="0CF6E6CE" wp14:editId="77012089">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995160" cy="640080"/>
                    <wp:effectExtent l="0" t="0" r="0" b="7620"/>
                    <wp:wrapNone/>
                    <wp:docPr id="362"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95160" cy="640080"/>
                            </a:xfrm>
                            <a:prstGeom prst="rect">
                              <a:avLst/>
                            </a:prstGeom>
                            <a:solidFill>
                              <a:schemeClr val="accent1"/>
                            </a:solidFill>
                            <a:ln w="12700">
                              <a:solidFill>
                                <a:schemeClr val="bg1"/>
                              </a:solidFill>
                              <a:miter lim="800000"/>
                              <a:headEnd/>
                              <a:tailEnd/>
                            </a:ln>
                            <a:extLst/>
                          </wps:spPr>
                          <wps:txbx>
                            <w:txbxContent>
                              <w:sdt>
                                <w:sdtPr>
                                  <w:rPr>
                                    <w:rFonts w:asciiTheme="majorHAnsi" w:eastAsiaTheme="majorEastAsia" w:hAnsiTheme="majorHAnsi" w:cstheme="majorBidi"/>
                                    <w:color w:val="FFFFFF" w:themeColor="background1"/>
                                    <w:sz w:val="72"/>
                                    <w:szCs w:val="72"/>
                                    <w:lang w:val="fr-FR"/>
                                  </w:rPr>
                                  <w:alias w:val="Title"/>
                                  <w:id w:val="-1254422656"/>
                                  <w:dataBinding w:prefixMappings="xmlns:ns0='http://schemas.openxmlformats.org/package/2006/metadata/core-properties' xmlns:ns1='http://purl.org/dc/elements/1.1/'" w:xpath="/ns0:coreProperties[1]/ns1:title[1]" w:storeItemID="{6C3C8BC8-F283-45AE-878A-BAB7291924A1}"/>
                                  <w:text/>
                                </w:sdtPr>
                                <w:sdtContent>
                                  <w:p w:rsidR="00DE2918" w:rsidRPr="006968DE" w:rsidRDefault="00DE2918">
                                    <w:pPr>
                                      <w:pStyle w:val="NoSpacing"/>
                                      <w:jc w:val="right"/>
                                      <w:rPr>
                                        <w:rFonts w:asciiTheme="majorHAnsi" w:eastAsiaTheme="majorEastAsia" w:hAnsiTheme="majorHAnsi" w:cstheme="majorBidi"/>
                                        <w:color w:val="FFFFFF" w:themeColor="background1"/>
                                        <w:sz w:val="72"/>
                                        <w:szCs w:val="72"/>
                                        <w:lang w:val="fr-FR"/>
                                      </w:rPr>
                                    </w:pPr>
                                    <w:r>
                                      <w:rPr>
                                        <w:rFonts w:asciiTheme="majorHAnsi" w:eastAsiaTheme="majorEastAsia" w:hAnsiTheme="majorHAnsi" w:cstheme="majorBidi"/>
                                        <w:color w:val="FFFFFF" w:themeColor="background1"/>
                                        <w:sz w:val="72"/>
                                        <w:szCs w:val="72"/>
                                        <w:lang w:val="fr-FR"/>
                                      </w:rPr>
                                      <w:t>Plateforme de</w:t>
                                    </w:r>
                                    <w:r w:rsidRPr="006968DE">
                                      <w:rPr>
                                        <w:rFonts w:asciiTheme="majorHAnsi" w:eastAsiaTheme="majorEastAsia" w:hAnsiTheme="majorHAnsi" w:cstheme="majorBidi"/>
                                        <w:color w:val="FFFFFF" w:themeColor="background1"/>
                                        <w:sz w:val="72"/>
                                        <w:szCs w:val="72"/>
                                        <w:lang w:val="fr-FR"/>
                                      </w:rPr>
                                      <w:t xml:space="preserve"> gestion des SMS</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id="Rectangle 16" o:spid="_x0000_s1032" style="position:absolute;left:0;text-align:left;margin-left:0;margin-top:0;width:550.8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" o:allowincell="f" fillcolor="#0f6fc6 [3204]" strokecolor="white [3212]" strokeweight="1pt">
                    <v:textbox style="mso-fit-shape-to-text:t" inset="14.4pt,,14.4pt">
                      <w:txbxContent>
                        <w:sdt>
                          <w:sdtPr>
                            <w:rPr>
                              <w:rFonts w:asciiTheme="majorHAnsi" w:eastAsiaTheme="majorEastAsia" w:hAnsiTheme="majorHAnsi" w:cstheme="majorBidi"/>
                              <w:color w:val="FFFFFF" w:themeColor="background1"/>
                              <w:sz w:val="72"/>
                              <w:szCs w:val="72"/>
                              <w:lang w:val="fr-FR"/>
                            </w:rPr>
                            <w:alias w:val="Title"/>
                            <w:id w:val="-1254422656"/>
                            <w:dataBinding w:prefixMappings="xmlns:ns0='http://schemas.openxmlformats.org/package/2006/metadata/core-properties' xmlns:ns1='http://purl.org/dc/elements/1.1/'" w:xpath="/ns0:coreProperties[1]/ns1:title[1]" w:storeItemID="{6C3C8BC8-F283-45AE-878A-BAB7291924A1}"/>
                            <w:text/>
                          </w:sdtPr>
                          <w:sdtContent>
                            <w:p w:rsidR="00BB6255" w:rsidRPr="006968DE" w:rsidRDefault="00BB6255">
                              <w:pPr>
                                <w:pStyle w:val="NoSpacing"/>
                                <w:jc w:val="right"/>
                                <w:rPr>
                                  <w:rFonts w:asciiTheme="majorHAnsi" w:eastAsiaTheme="majorEastAsia" w:hAnsiTheme="majorHAnsi" w:cstheme="majorBidi"/>
                                  <w:color w:val="FFFFFF" w:themeColor="background1"/>
                                  <w:sz w:val="72"/>
                                  <w:szCs w:val="72"/>
                                  <w:lang w:val="fr-FR"/>
                                </w:rPr>
                              </w:pPr>
                              <w:r>
                                <w:rPr>
                                  <w:rFonts w:asciiTheme="majorHAnsi" w:eastAsiaTheme="majorEastAsia" w:hAnsiTheme="majorHAnsi" w:cstheme="majorBidi"/>
                                  <w:color w:val="FFFFFF" w:themeColor="background1"/>
                                  <w:sz w:val="72"/>
                                  <w:szCs w:val="72"/>
                                  <w:lang w:val="fr-FR"/>
                                </w:rPr>
                                <w:t>Plateforme de</w:t>
                              </w:r>
                              <w:r w:rsidRPr="006968DE">
                                <w:rPr>
                                  <w:rFonts w:asciiTheme="majorHAnsi" w:eastAsiaTheme="majorEastAsia" w:hAnsiTheme="majorHAnsi" w:cstheme="majorBidi"/>
                                  <w:color w:val="FFFFFF" w:themeColor="background1"/>
                                  <w:sz w:val="72"/>
                                  <w:szCs w:val="72"/>
                                  <w:lang w:val="fr-FR"/>
                                </w:rPr>
                                <w:t xml:space="preserve"> gestion des SMS</w:t>
                              </w:r>
                            </w:p>
                          </w:sdtContent>
                        </w:sdt>
                      </w:txbxContent>
                    </v:textbox>
                    <w10:wrap anchorx="page" anchory="page"/>
                  </v:rect>
                </w:pict>
              </mc:Fallback>
            </mc:AlternateContent>
          </w:r>
          <w:r w:rsidR="006968DE" w:rsidRPr="006968DE">
            <w:rPr>
              <w:noProof/>
              <w:lang w:eastAsia="fr-FR"/>
            </w:rPr>
            <mc:AlternateContent>
              <mc:Choice Requires="wps">
                <w:drawing>
                  <wp:anchor distT="0" distB="0" distL="114300" distR="114300" simplePos="0" relativeHeight="251665408" behindDoc="0" locked="0" layoutInCell="1" allowOverlap="1" wp14:anchorId="014A0E5A" wp14:editId="11153970">
                    <wp:simplePos x="0" y="0"/>
                    <wp:positionH relativeFrom="column">
                      <wp:posOffset>3919220</wp:posOffset>
                    </wp:positionH>
                    <wp:positionV relativeFrom="paragraph">
                      <wp:posOffset>3990340</wp:posOffset>
                    </wp:positionV>
                    <wp:extent cx="2874638" cy="1306285"/>
                    <wp:effectExtent l="0" t="0" r="0" b="0"/>
                    <wp:wrapNone/>
                    <wp:docPr id="2" name="Zone de texte 2"/>
                    <wp:cNvGraphicFramePr/>
                    <a:graphic xmlns:a="http://schemas.openxmlformats.org/drawingml/2006/main">
                      <a:graphicData uri="http://schemas.microsoft.com/office/word/2010/wordprocessingShape">
                        <wps:wsp>
                          <wps:cNvSpPr txBox="1"/>
                          <wps:spPr>
                            <a:xfrm>
                              <a:off x="0" y="0"/>
                              <a:ext cx="2874638" cy="1306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E2918" w:rsidRPr="005703F4" w:rsidRDefault="00DE2918" w:rsidP="006968DE">
                                <w:pPr>
                                  <w:spacing w:after="0" w:line="240" w:lineRule="auto"/>
                                  <w:rPr>
                                    <w:rFonts w:asciiTheme="majorHAnsi" w:hAnsiTheme="majorHAnsi"/>
                                    <w:color w:val="FFFFFF" w:themeColor="background1"/>
                                    <w:sz w:val="72"/>
                                    <w:szCs w:val="72"/>
                                  </w:rPr>
                                </w:pPr>
                                <w:r w:rsidRPr="005703F4">
                                  <w:rPr>
                                    <w:rFonts w:asciiTheme="majorHAnsi" w:hAnsiTheme="majorHAnsi"/>
                                    <w:color w:val="FFFFFF" w:themeColor="background1"/>
                                    <w:sz w:val="72"/>
                                    <w:szCs w:val="72"/>
                                  </w:rPr>
                                  <w:t xml:space="preserve">Rapport de </w:t>
                                </w:r>
                              </w:p>
                              <w:p w:rsidR="00DE2918" w:rsidRPr="005703F4" w:rsidRDefault="00DE2918" w:rsidP="006968DE">
                                <w:pPr>
                                  <w:spacing w:after="0" w:line="240" w:lineRule="auto"/>
                                  <w:rPr>
                                    <w:rFonts w:asciiTheme="majorHAnsi" w:hAnsiTheme="majorHAnsi"/>
                                    <w:color w:val="FFFFFF" w:themeColor="background1"/>
                                    <w:sz w:val="72"/>
                                    <w:szCs w:val="72"/>
                                  </w:rPr>
                                </w:pPr>
                                <w:proofErr w:type="gramStart"/>
                                <w:r w:rsidRPr="005703F4">
                                  <w:rPr>
                                    <w:rFonts w:asciiTheme="majorHAnsi" w:hAnsiTheme="majorHAnsi"/>
                                    <w:color w:val="FFFFFF" w:themeColor="background1"/>
                                    <w:sz w:val="72"/>
                                    <w:szCs w:val="72"/>
                                  </w:rPr>
                                  <w:t>synthèse</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2" o:spid="_x0000_s1033" type="#_x0000_t202" style="position:absolute;left:0;text-align:left;margin-left:308.6pt;margin-top:314.2pt;width:226.35pt;height:102.8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" filled="f" stroked="f" strokeweight=".5pt">
                    <v:textbox>
                      <w:txbxContent>
                        <w:p w:rsidR="00BB6255" w:rsidRPr="005703F4" w:rsidRDefault="00BB6255" w:rsidP="006968DE">
                          <w:pPr>
                            <w:spacing w:after="0" w:line="240" w:lineRule="auto"/>
                            <w:rPr>
                              <w:rFonts w:asciiTheme="majorHAnsi" w:hAnsiTheme="majorHAnsi"/>
                              <w:color w:val="FFFFFF" w:themeColor="background1"/>
                              <w:sz w:val="72"/>
                              <w:szCs w:val="72"/>
                            </w:rPr>
                          </w:pPr>
                          <w:r w:rsidRPr="005703F4">
                            <w:rPr>
                              <w:rFonts w:asciiTheme="majorHAnsi" w:hAnsiTheme="majorHAnsi"/>
                              <w:color w:val="FFFFFF" w:themeColor="background1"/>
                              <w:sz w:val="72"/>
                              <w:szCs w:val="72"/>
                            </w:rPr>
                            <w:t xml:space="preserve">Rapport de </w:t>
                          </w:r>
                        </w:p>
                        <w:p w:rsidR="00BB6255" w:rsidRPr="005703F4" w:rsidRDefault="00BB6255" w:rsidP="006968DE">
                          <w:pPr>
                            <w:spacing w:after="0" w:line="240" w:lineRule="auto"/>
                            <w:rPr>
                              <w:rFonts w:asciiTheme="majorHAnsi" w:hAnsiTheme="majorHAnsi"/>
                              <w:color w:val="FFFFFF" w:themeColor="background1"/>
                              <w:sz w:val="72"/>
                              <w:szCs w:val="72"/>
                            </w:rPr>
                          </w:pPr>
                          <w:proofErr w:type="gramStart"/>
                          <w:r w:rsidRPr="005703F4">
                            <w:rPr>
                              <w:rFonts w:asciiTheme="majorHAnsi" w:hAnsiTheme="majorHAnsi"/>
                              <w:color w:val="FFFFFF" w:themeColor="background1"/>
                              <w:sz w:val="72"/>
                              <w:szCs w:val="72"/>
                            </w:rPr>
                            <w:t>synthèse</w:t>
                          </w:r>
                          <w:proofErr w:type="gramEnd"/>
                        </w:p>
                      </w:txbxContent>
                    </v:textbox>
                  </v:shape>
                </w:pict>
              </mc:Fallback>
            </mc:AlternateContent>
          </w:r>
        </w:p>
        <w:p w:rsidR="0017409D" w:rsidRPr="006968DE" w:rsidRDefault="00E218B0">
          <w:r w:rsidRPr="00846B2A">
            <w:rPr>
              <w:noProof/>
              <w:sz w:val="96"/>
              <w:szCs w:val="96"/>
              <w:lang w:eastAsia="fr-FR"/>
            </w:rPr>
            <w:drawing>
              <wp:anchor distT="0" distB="0" distL="114300" distR="114300" simplePos="0" relativeHeight="251667456" behindDoc="1" locked="0" layoutInCell="1" allowOverlap="1" wp14:anchorId="01B9F41B" wp14:editId="55D6563F">
                <wp:simplePos x="0" y="0"/>
                <wp:positionH relativeFrom="margin">
                  <wp:posOffset>-577850</wp:posOffset>
                </wp:positionH>
                <wp:positionV relativeFrom="margin">
                  <wp:posOffset>5405120</wp:posOffset>
                </wp:positionV>
                <wp:extent cx="4215130" cy="1812925"/>
                <wp:effectExtent l="0" t="0" r="0" b="0"/>
                <wp:wrapSquare wrapText="bothSides"/>
                <wp:docPr id="6" name="WordPictureWatermark1" descr="PagesWordSynox2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dPictureWatermark1" descr="PagesWordSynox2010"/>
                        <pic:cNvPicPr>
                          <a:picLocks noChangeAspect="1" noChangeArrowheads="1"/>
                        </pic:cNvPicPr>
                      </pic:nvPicPr>
                      <pic:blipFill rotWithShape="1">
                        <a:blip r:embed="rId12">
                          <a:extLst>
                            <a:ext uri="{28A0092B-C50C-407E-A947-70E740481C1C}">
                              <a14:useLocalDpi xmlns:a14="http://schemas.microsoft.com/office/drawing/2010/main" val="0"/>
                            </a:ext>
                          </a:extLst>
                        </a:blip>
                        <a:srcRect l="4746" t="2412" r="63886" b="88047"/>
                        <a:stretch/>
                      </pic:blipFill>
                      <pic:spPr bwMode="auto">
                        <a:xfrm>
                          <a:off x="0" y="0"/>
                          <a:ext cx="4215130" cy="18129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7409D" w:rsidRPr="006968DE">
            <w:br w:type="page"/>
          </w:r>
        </w:p>
      </w:sdtContent>
    </w:sdt>
    <w:p w:rsidR="004F07F7" w:rsidRDefault="003A42CC" w:rsidP="004F07F7">
      <w:pPr>
        <w:pStyle w:val="Title"/>
        <w:rPr>
          <w:lang w:eastAsia="ja-JP"/>
        </w:rPr>
      </w:pPr>
      <w:r w:rsidRPr="006968DE">
        <w:rPr>
          <w:lang w:eastAsia="ja-JP"/>
        </w:rPr>
        <w:lastRenderedPageBreak/>
        <w:t>Remerciements</w:t>
      </w:r>
    </w:p>
    <w:p w:rsidR="004F07F7" w:rsidRDefault="004F07F7" w:rsidP="004F07F7"/>
    <w:p w:rsidR="004F07F7" w:rsidRDefault="004F07F7" w:rsidP="004F07F7">
      <w:r>
        <w:t>Nous tenons à remercier toutes les personnes qui nous ont permis de mener à bien ce projet  pendant ces deux mois :</w:t>
      </w:r>
    </w:p>
    <w:p w:rsidR="004F07F7" w:rsidRDefault="00384A89" w:rsidP="004F07F7">
      <w:pPr>
        <w:pStyle w:val="ListParagraph"/>
        <w:numPr>
          <w:ilvl w:val="0"/>
          <w:numId w:val="12"/>
        </w:numPr>
      </w:pPr>
      <w:r>
        <w:t>M</w:t>
      </w:r>
      <w:r w:rsidR="004F07F7">
        <w:t xml:space="preserve">. </w:t>
      </w:r>
      <w:proofErr w:type="spellStart"/>
      <w:r w:rsidR="004F07F7">
        <w:t>Jérome</w:t>
      </w:r>
      <w:proofErr w:type="spellEnd"/>
      <w:r w:rsidR="004F07F7">
        <w:t xml:space="preserve"> </w:t>
      </w:r>
      <w:proofErr w:type="spellStart"/>
      <w:r w:rsidR="004F07F7">
        <w:t>Fenwick</w:t>
      </w:r>
      <w:proofErr w:type="spellEnd"/>
      <w:r w:rsidR="004F07F7">
        <w:t xml:space="preserve"> et </w:t>
      </w:r>
      <w:r w:rsidR="007120D8">
        <w:t xml:space="preserve">M. </w:t>
      </w:r>
      <w:r w:rsidR="004F07F7">
        <w:t xml:space="preserve">Joffrey Verdier, de l’entreprise demandeuse Synox, pour leur disponibilité  et leur aide au bon déroulement du projet </w:t>
      </w:r>
    </w:p>
    <w:p w:rsidR="004F07F7" w:rsidRPr="004F07F7" w:rsidRDefault="004F07F7" w:rsidP="004F07F7">
      <w:pPr>
        <w:pStyle w:val="ListParagraph"/>
        <w:numPr>
          <w:ilvl w:val="0"/>
          <w:numId w:val="12"/>
        </w:numPr>
        <w:rPr>
          <w:rFonts w:cstheme="minorHAnsi"/>
        </w:rPr>
      </w:pPr>
      <w:r>
        <w:t xml:space="preserve">Mme Michelle </w:t>
      </w:r>
      <w:proofErr w:type="spellStart"/>
      <w:r>
        <w:t>Cart</w:t>
      </w:r>
      <w:proofErr w:type="spellEnd"/>
      <w:r>
        <w:t>, notre responsable pédagogique, qui nous a suivis régulièrement  et conseillé tout au long de ce projet</w:t>
      </w:r>
    </w:p>
    <w:p w:rsidR="004F07F7" w:rsidRPr="004F07F7" w:rsidRDefault="004F07F7" w:rsidP="004F07F7">
      <w:pPr>
        <w:pStyle w:val="ListParagraph"/>
        <w:numPr>
          <w:ilvl w:val="0"/>
          <w:numId w:val="12"/>
        </w:numPr>
        <w:rPr>
          <w:rFonts w:cstheme="minorHAnsi"/>
        </w:rPr>
      </w:pPr>
      <w:r>
        <w:rPr>
          <w:rFonts w:cstheme="minorHAnsi"/>
        </w:rPr>
        <w:t>L’administration de Polytech’</w:t>
      </w:r>
      <w:r w:rsidRPr="004F07F7">
        <w:rPr>
          <w:rFonts w:cstheme="minorHAnsi"/>
        </w:rPr>
        <w:t>Montpellier pour nous avoir fourni le matériel nécessaire à la</w:t>
      </w:r>
      <w:r>
        <w:rPr>
          <w:rFonts w:cstheme="minorHAnsi"/>
        </w:rPr>
        <w:t xml:space="preserve"> bonne réalisation de ce projet</w:t>
      </w:r>
    </w:p>
    <w:p w:rsidR="004F07F7" w:rsidRPr="004F07F7" w:rsidRDefault="003A42CC" w:rsidP="004F07F7">
      <w:r w:rsidRPr="006968DE">
        <w:br w:type="page"/>
      </w:r>
    </w:p>
    <w:sdt>
      <w:sdtPr>
        <w:rPr>
          <w:rFonts w:asciiTheme="minorHAnsi" w:eastAsiaTheme="minorHAnsi" w:hAnsiTheme="minorHAnsi" w:cstheme="minorBidi"/>
          <w:b w:val="0"/>
          <w:bCs w:val="0"/>
          <w:color w:val="auto"/>
          <w:sz w:val="22"/>
          <w:szCs w:val="22"/>
          <w:lang w:val="fr-FR" w:eastAsia="en-US"/>
        </w:rPr>
        <w:id w:val="852000534"/>
        <w:docPartObj>
          <w:docPartGallery w:val="Table of Contents"/>
          <w:docPartUnique/>
        </w:docPartObj>
      </w:sdtPr>
      <w:sdtContent>
        <w:p w:rsidR="003A42CC" w:rsidRPr="006968DE" w:rsidRDefault="003A42CC">
          <w:pPr>
            <w:pStyle w:val="TOCHeading"/>
            <w:rPr>
              <w:lang w:val="fr-FR"/>
            </w:rPr>
          </w:pPr>
          <w:r w:rsidRPr="006968DE">
            <w:rPr>
              <w:lang w:val="fr-FR"/>
            </w:rPr>
            <w:t>Sommaire</w:t>
          </w:r>
        </w:p>
        <w:p w:rsidR="00C35141" w:rsidRDefault="003A42CC">
          <w:pPr>
            <w:pStyle w:val="TOC1"/>
            <w:tabs>
              <w:tab w:val="right" w:leader="dot" w:pos="9062"/>
            </w:tabs>
            <w:rPr>
              <w:rFonts w:eastAsiaTheme="minorEastAsia"/>
              <w:noProof/>
              <w:lang w:eastAsia="fr-FR"/>
            </w:rPr>
          </w:pPr>
          <w:r w:rsidRPr="006968DE">
            <w:fldChar w:fldCharType="begin"/>
          </w:r>
          <w:r w:rsidRPr="006968DE">
            <w:instrText xml:space="preserve"> TOC \o "1-3" \h \z \u </w:instrText>
          </w:r>
          <w:r w:rsidRPr="006968DE">
            <w:fldChar w:fldCharType="separate"/>
          </w:r>
          <w:hyperlink w:anchor="_Toc315695203" w:history="1">
            <w:r w:rsidR="00C35141" w:rsidRPr="00053BD1">
              <w:rPr>
                <w:rStyle w:val="Hyperlink"/>
                <w:noProof/>
              </w:rPr>
              <w:t>Table des images</w:t>
            </w:r>
            <w:r w:rsidR="00C35141">
              <w:rPr>
                <w:noProof/>
                <w:webHidden/>
              </w:rPr>
              <w:tab/>
            </w:r>
            <w:r w:rsidR="00C35141">
              <w:rPr>
                <w:noProof/>
                <w:webHidden/>
              </w:rPr>
              <w:fldChar w:fldCharType="begin"/>
            </w:r>
            <w:r w:rsidR="00C35141">
              <w:rPr>
                <w:noProof/>
                <w:webHidden/>
              </w:rPr>
              <w:instrText xml:space="preserve"> PAGEREF _Toc315695203 \h </w:instrText>
            </w:r>
            <w:r w:rsidR="00C35141">
              <w:rPr>
                <w:noProof/>
                <w:webHidden/>
              </w:rPr>
            </w:r>
            <w:r w:rsidR="00C35141">
              <w:rPr>
                <w:noProof/>
                <w:webHidden/>
              </w:rPr>
              <w:fldChar w:fldCharType="separate"/>
            </w:r>
            <w:r w:rsidR="00C35141">
              <w:rPr>
                <w:noProof/>
                <w:webHidden/>
              </w:rPr>
              <w:t>4</w:t>
            </w:r>
            <w:r w:rsidR="00C35141">
              <w:rPr>
                <w:noProof/>
                <w:webHidden/>
              </w:rPr>
              <w:fldChar w:fldCharType="end"/>
            </w:r>
          </w:hyperlink>
        </w:p>
        <w:p w:rsidR="00C35141" w:rsidRDefault="00DE2918">
          <w:pPr>
            <w:pStyle w:val="TOC1"/>
            <w:tabs>
              <w:tab w:val="left" w:pos="880"/>
              <w:tab w:val="right" w:leader="dot" w:pos="9062"/>
            </w:tabs>
            <w:rPr>
              <w:rFonts w:eastAsiaTheme="minorEastAsia"/>
              <w:noProof/>
              <w:lang w:eastAsia="fr-FR"/>
            </w:rPr>
          </w:pPr>
          <w:hyperlink w:anchor="_Toc315695204" w:history="1">
            <w:r w:rsidR="00C35141" w:rsidRPr="00053BD1">
              <w:rPr>
                <w:rStyle w:val="Hyperlink"/>
                <w:noProof/>
              </w:rPr>
              <w:t>1</w:t>
            </w:r>
            <w:r w:rsidR="00C35141">
              <w:rPr>
                <w:rFonts w:eastAsiaTheme="minorEastAsia"/>
                <w:noProof/>
                <w:lang w:eastAsia="fr-FR"/>
              </w:rPr>
              <w:tab/>
            </w:r>
            <w:r w:rsidR="00C35141" w:rsidRPr="00053BD1">
              <w:rPr>
                <w:rStyle w:val="Hyperlink"/>
                <w:noProof/>
              </w:rPr>
              <w:t>Introduction</w:t>
            </w:r>
            <w:r w:rsidR="00C35141">
              <w:rPr>
                <w:noProof/>
                <w:webHidden/>
              </w:rPr>
              <w:tab/>
            </w:r>
            <w:r w:rsidR="00C35141">
              <w:rPr>
                <w:noProof/>
                <w:webHidden/>
              </w:rPr>
              <w:fldChar w:fldCharType="begin"/>
            </w:r>
            <w:r w:rsidR="00C35141">
              <w:rPr>
                <w:noProof/>
                <w:webHidden/>
              </w:rPr>
              <w:instrText xml:space="preserve"> PAGEREF _Toc315695204 \h </w:instrText>
            </w:r>
            <w:r w:rsidR="00C35141">
              <w:rPr>
                <w:noProof/>
                <w:webHidden/>
              </w:rPr>
            </w:r>
            <w:r w:rsidR="00C35141">
              <w:rPr>
                <w:noProof/>
                <w:webHidden/>
              </w:rPr>
              <w:fldChar w:fldCharType="separate"/>
            </w:r>
            <w:r w:rsidR="00C35141">
              <w:rPr>
                <w:noProof/>
                <w:webHidden/>
              </w:rPr>
              <w:t>5</w:t>
            </w:r>
            <w:r w:rsidR="00C35141">
              <w:rPr>
                <w:noProof/>
                <w:webHidden/>
              </w:rPr>
              <w:fldChar w:fldCharType="end"/>
            </w:r>
          </w:hyperlink>
        </w:p>
        <w:p w:rsidR="00C35141" w:rsidRDefault="00DE2918">
          <w:pPr>
            <w:pStyle w:val="TOC1"/>
            <w:tabs>
              <w:tab w:val="left" w:pos="880"/>
              <w:tab w:val="right" w:leader="dot" w:pos="9062"/>
            </w:tabs>
            <w:rPr>
              <w:rFonts w:eastAsiaTheme="minorEastAsia"/>
              <w:noProof/>
              <w:lang w:eastAsia="fr-FR"/>
            </w:rPr>
          </w:pPr>
          <w:hyperlink w:anchor="_Toc315695205" w:history="1">
            <w:r w:rsidR="00C35141" w:rsidRPr="00053BD1">
              <w:rPr>
                <w:rStyle w:val="Hyperlink"/>
                <w:noProof/>
              </w:rPr>
              <w:t>2</w:t>
            </w:r>
            <w:r w:rsidR="00C35141">
              <w:rPr>
                <w:rFonts w:eastAsiaTheme="minorEastAsia"/>
                <w:noProof/>
                <w:lang w:eastAsia="fr-FR"/>
              </w:rPr>
              <w:tab/>
            </w:r>
            <w:r w:rsidR="00C35141" w:rsidRPr="00053BD1">
              <w:rPr>
                <w:rStyle w:val="Hyperlink"/>
                <w:noProof/>
              </w:rPr>
              <w:t>Présentation de l’environnement</w:t>
            </w:r>
            <w:r w:rsidR="00C35141">
              <w:rPr>
                <w:noProof/>
                <w:webHidden/>
              </w:rPr>
              <w:tab/>
            </w:r>
            <w:r w:rsidR="00C35141">
              <w:rPr>
                <w:noProof/>
                <w:webHidden/>
              </w:rPr>
              <w:fldChar w:fldCharType="begin"/>
            </w:r>
            <w:r w:rsidR="00C35141">
              <w:rPr>
                <w:noProof/>
                <w:webHidden/>
              </w:rPr>
              <w:instrText xml:space="preserve"> PAGEREF _Toc315695205 \h </w:instrText>
            </w:r>
            <w:r w:rsidR="00C35141">
              <w:rPr>
                <w:noProof/>
                <w:webHidden/>
              </w:rPr>
            </w:r>
            <w:r w:rsidR="00C35141">
              <w:rPr>
                <w:noProof/>
                <w:webHidden/>
              </w:rPr>
              <w:fldChar w:fldCharType="separate"/>
            </w:r>
            <w:r w:rsidR="00C35141">
              <w:rPr>
                <w:noProof/>
                <w:webHidden/>
              </w:rPr>
              <w:t>6</w:t>
            </w:r>
            <w:r w:rsidR="00C35141">
              <w:rPr>
                <w:noProof/>
                <w:webHidden/>
              </w:rPr>
              <w:fldChar w:fldCharType="end"/>
            </w:r>
          </w:hyperlink>
        </w:p>
        <w:p w:rsidR="00C35141" w:rsidRDefault="00DE2918">
          <w:pPr>
            <w:pStyle w:val="TOC2"/>
            <w:tabs>
              <w:tab w:val="left" w:pos="1320"/>
              <w:tab w:val="right" w:leader="dot" w:pos="9062"/>
            </w:tabs>
            <w:rPr>
              <w:rFonts w:eastAsiaTheme="minorEastAsia"/>
              <w:noProof/>
              <w:lang w:eastAsia="fr-FR"/>
            </w:rPr>
          </w:pPr>
          <w:hyperlink w:anchor="_Toc315695206" w:history="1">
            <w:r w:rsidR="00C35141" w:rsidRPr="00053BD1">
              <w:rPr>
                <w:rStyle w:val="Hyperlink"/>
                <w:noProof/>
              </w:rPr>
              <w:t>2.1</w:t>
            </w:r>
            <w:r w:rsidR="00C35141">
              <w:rPr>
                <w:rFonts w:eastAsiaTheme="minorEastAsia"/>
                <w:noProof/>
                <w:lang w:eastAsia="fr-FR"/>
              </w:rPr>
              <w:tab/>
            </w:r>
            <w:r w:rsidR="00C35141" w:rsidRPr="00053BD1">
              <w:rPr>
                <w:rStyle w:val="Hyperlink"/>
                <w:noProof/>
              </w:rPr>
              <w:t>Le groupe SYNOX</w:t>
            </w:r>
            <w:r w:rsidR="00C35141">
              <w:rPr>
                <w:noProof/>
                <w:webHidden/>
              </w:rPr>
              <w:tab/>
            </w:r>
            <w:r w:rsidR="00C35141">
              <w:rPr>
                <w:noProof/>
                <w:webHidden/>
              </w:rPr>
              <w:fldChar w:fldCharType="begin"/>
            </w:r>
            <w:r w:rsidR="00C35141">
              <w:rPr>
                <w:noProof/>
                <w:webHidden/>
              </w:rPr>
              <w:instrText xml:space="preserve"> PAGEREF _Toc315695206 \h </w:instrText>
            </w:r>
            <w:r w:rsidR="00C35141">
              <w:rPr>
                <w:noProof/>
                <w:webHidden/>
              </w:rPr>
            </w:r>
            <w:r w:rsidR="00C35141">
              <w:rPr>
                <w:noProof/>
                <w:webHidden/>
              </w:rPr>
              <w:fldChar w:fldCharType="separate"/>
            </w:r>
            <w:r w:rsidR="00C35141">
              <w:rPr>
                <w:noProof/>
                <w:webHidden/>
              </w:rPr>
              <w:t>6</w:t>
            </w:r>
            <w:r w:rsidR="00C35141">
              <w:rPr>
                <w:noProof/>
                <w:webHidden/>
              </w:rPr>
              <w:fldChar w:fldCharType="end"/>
            </w:r>
          </w:hyperlink>
        </w:p>
        <w:p w:rsidR="00C35141" w:rsidRDefault="00DE2918">
          <w:pPr>
            <w:pStyle w:val="TOC2"/>
            <w:tabs>
              <w:tab w:val="left" w:pos="1320"/>
              <w:tab w:val="right" w:leader="dot" w:pos="9062"/>
            </w:tabs>
            <w:rPr>
              <w:rFonts w:eastAsiaTheme="minorEastAsia"/>
              <w:noProof/>
              <w:lang w:eastAsia="fr-FR"/>
            </w:rPr>
          </w:pPr>
          <w:hyperlink w:anchor="_Toc315695207" w:history="1">
            <w:r w:rsidR="00C35141" w:rsidRPr="00053BD1">
              <w:rPr>
                <w:rStyle w:val="Hyperlink"/>
                <w:noProof/>
              </w:rPr>
              <w:t>2.2</w:t>
            </w:r>
            <w:r w:rsidR="00C35141">
              <w:rPr>
                <w:rFonts w:eastAsiaTheme="minorEastAsia"/>
                <w:noProof/>
                <w:lang w:eastAsia="fr-FR"/>
              </w:rPr>
              <w:tab/>
            </w:r>
            <w:r w:rsidR="00C35141" w:rsidRPr="00053BD1">
              <w:rPr>
                <w:rStyle w:val="Hyperlink"/>
                <w:noProof/>
              </w:rPr>
              <w:t>La plateforme Machine-to-Machine de gestion d’objets communicants</w:t>
            </w:r>
            <w:r w:rsidR="00C35141">
              <w:rPr>
                <w:noProof/>
                <w:webHidden/>
              </w:rPr>
              <w:tab/>
            </w:r>
            <w:r w:rsidR="00C35141">
              <w:rPr>
                <w:noProof/>
                <w:webHidden/>
              </w:rPr>
              <w:fldChar w:fldCharType="begin"/>
            </w:r>
            <w:r w:rsidR="00C35141">
              <w:rPr>
                <w:noProof/>
                <w:webHidden/>
              </w:rPr>
              <w:instrText xml:space="preserve"> PAGEREF _Toc315695207 \h </w:instrText>
            </w:r>
            <w:r w:rsidR="00C35141">
              <w:rPr>
                <w:noProof/>
                <w:webHidden/>
              </w:rPr>
            </w:r>
            <w:r w:rsidR="00C35141">
              <w:rPr>
                <w:noProof/>
                <w:webHidden/>
              </w:rPr>
              <w:fldChar w:fldCharType="separate"/>
            </w:r>
            <w:r w:rsidR="00C35141">
              <w:rPr>
                <w:noProof/>
                <w:webHidden/>
              </w:rPr>
              <w:t>6</w:t>
            </w:r>
            <w:r w:rsidR="00C35141">
              <w:rPr>
                <w:noProof/>
                <w:webHidden/>
              </w:rPr>
              <w:fldChar w:fldCharType="end"/>
            </w:r>
          </w:hyperlink>
        </w:p>
        <w:p w:rsidR="00C35141" w:rsidRDefault="00DE2918">
          <w:pPr>
            <w:pStyle w:val="TOC1"/>
            <w:tabs>
              <w:tab w:val="left" w:pos="880"/>
              <w:tab w:val="right" w:leader="dot" w:pos="9062"/>
            </w:tabs>
            <w:rPr>
              <w:rFonts w:eastAsiaTheme="minorEastAsia"/>
              <w:noProof/>
              <w:lang w:eastAsia="fr-FR"/>
            </w:rPr>
          </w:pPr>
          <w:hyperlink w:anchor="_Toc315695208" w:history="1">
            <w:r w:rsidR="00C35141" w:rsidRPr="00053BD1">
              <w:rPr>
                <w:rStyle w:val="Hyperlink"/>
                <w:noProof/>
              </w:rPr>
              <w:t>3</w:t>
            </w:r>
            <w:r w:rsidR="00C35141">
              <w:rPr>
                <w:rFonts w:eastAsiaTheme="minorEastAsia"/>
                <w:noProof/>
                <w:lang w:eastAsia="fr-FR"/>
              </w:rPr>
              <w:tab/>
            </w:r>
            <w:r w:rsidR="00C35141" w:rsidRPr="00053BD1">
              <w:rPr>
                <w:rStyle w:val="Hyperlink"/>
                <w:noProof/>
              </w:rPr>
              <w:t>Présentation du projet</w:t>
            </w:r>
            <w:r w:rsidR="00C35141">
              <w:rPr>
                <w:noProof/>
                <w:webHidden/>
              </w:rPr>
              <w:tab/>
            </w:r>
            <w:r w:rsidR="00C35141">
              <w:rPr>
                <w:noProof/>
                <w:webHidden/>
              </w:rPr>
              <w:fldChar w:fldCharType="begin"/>
            </w:r>
            <w:r w:rsidR="00C35141">
              <w:rPr>
                <w:noProof/>
                <w:webHidden/>
              </w:rPr>
              <w:instrText xml:space="preserve"> PAGEREF _Toc315695208 \h </w:instrText>
            </w:r>
            <w:r w:rsidR="00C35141">
              <w:rPr>
                <w:noProof/>
                <w:webHidden/>
              </w:rPr>
            </w:r>
            <w:r w:rsidR="00C35141">
              <w:rPr>
                <w:noProof/>
                <w:webHidden/>
              </w:rPr>
              <w:fldChar w:fldCharType="separate"/>
            </w:r>
            <w:r w:rsidR="00C35141">
              <w:rPr>
                <w:noProof/>
                <w:webHidden/>
              </w:rPr>
              <w:t>7</w:t>
            </w:r>
            <w:r w:rsidR="00C35141">
              <w:rPr>
                <w:noProof/>
                <w:webHidden/>
              </w:rPr>
              <w:fldChar w:fldCharType="end"/>
            </w:r>
          </w:hyperlink>
        </w:p>
        <w:p w:rsidR="00C35141" w:rsidRDefault="00DE2918">
          <w:pPr>
            <w:pStyle w:val="TOC2"/>
            <w:tabs>
              <w:tab w:val="left" w:pos="1320"/>
              <w:tab w:val="right" w:leader="dot" w:pos="9062"/>
            </w:tabs>
            <w:rPr>
              <w:rFonts w:eastAsiaTheme="minorEastAsia"/>
              <w:noProof/>
              <w:lang w:eastAsia="fr-FR"/>
            </w:rPr>
          </w:pPr>
          <w:hyperlink w:anchor="_Toc315695209" w:history="1">
            <w:r w:rsidR="00C35141" w:rsidRPr="00053BD1">
              <w:rPr>
                <w:rStyle w:val="Hyperlink"/>
                <w:noProof/>
              </w:rPr>
              <w:t>3.1</w:t>
            </w:r>
            <w:r w:rsidR="00C35141">
              <w:rPr>
                <w:rFonts w:eastAsiaTheme="minorEastAsia"/>
                <w:noProof/>
                <w:lang w:eastAsia="fr-FR"/>
              </w:rPr>
              <w:tab/>
            </w:r>
            <w:r w:rsidR="00C35141" w:rsidRPr="00053BD1">
              <w:rPr>
                <w:rStyle w:val="Hyperlink"/>
                <w:noProof/>
              </w:rPr>
              <w:t>Le problème de gestion</w:t>
            </w:r>
            <w:r w:rsidR="00C35141">
              <w:rPr>
                <w:noProof/>
                <w:webHidden/>
              </w:rPr>
              <w:tab/>
            </w:r>
            <w:r w:rsidR="00C35141">
              <w:rPr>
                <w:noProof/>
                <w:webHidden/>
              </w:rPr>
              <w:fldChar w:fldCharType="begin"/>
            </w:r>
            <w:r w:rsidR="00C35141">
              <w:rPr>
                <w:noProof/>
                <w:webHidden/>
              </w:rPr>
              <w:instrText xml:space="preserve"> PAGEREF _Toc315695209 \h </w:instrText>
            </w:r>
            <w:r w:rsidR="00C35141">
              <w:rPr>
                <w:noProof/>
                <w:webHidden/>
              </w:rPr>
            </w:r>
            <w:r w:rsidR="00C35141">
              <w:rPr>
                <w:noProof/>
                <w:webHidden/>
              </w:rPr>
              <w:fldChar w:fldCharType="separate"/>
            </w:r>
            <w:r w:rsidR="00C35141">
              <w:rPr>
                <w:noProof/>
                <w:webHidden/>
              </w:rPr>
              <w:t>7</w:t>
            </w:r>
            <w:r w:rsidR="00C35141">
              <w:rPr>
                <w:noProof/>
                <w:webHidden/>
              </w:rPr>
              <w:fldChar w:fldCharType="end"/>
            </w:r>
          </w:hyperlink>
        </w:p>
        <w:p w:rsidR="00C35141" w:rsidRDefault="00DE2918">
          <w:pPr>
            <w:pStyle w:val="TOC2"/>
            <w:tabs>
              <w:tab w:val="left" w:pos="1320"/>
              <w:tab w:val="right" w:leader="dot" w:pos="9062"/>
            </w:tabs>
            <w:rPr>
              <w:rFonts w:eastAsiaTheme="minorEastAsia"/>
              <w:noProof/>
              <w:lang w:eastAsia="fr-FR"/>
            </w:rPr>
          </w:pPr>
          <w:hyperlink w:anchor="_Toc315695210" w:history="1">
            <w:r w:rsidR="00C35141" w:rsidRPr="00053BD1">
              <w:rPr>
                <w:rStyle w:val="Hyperlink"/>
                <w:noProof/>
              </w:rPr>
              <w:t>3.2</w:t>
            </w:r>
            <w:r w:rsidR="00C35141">
              <w:rPr>
                <w:rFonts w:eastAsiaTheme="minorEastAsia"/>
                <w:noProof/>
                <w:lang w:eastAsia="fr-FR"/>
              </w:rPr>
              <w:tab/>
            </w:r>
            <w:r w:rsidR="00C35141" w:rsidRPr="00053BD1">
              <w:rPr>
                <w:rStyle w:val="Hyperlink"/>
                <w:noProof/>
              </w:rPr>
              <w:t>Les besoins fonctionnels</w:t>
            </w:r>
            <w:r w:rsidR="00C35141">
              <w:rPr>
                <w:noProof/>
                <w:webHidden/>
              </w:rPr>
              <w:tab/>
            </w:r>
            <w:r w:rsidR="00C35141">
              <w:rPr>
                <w:noProof/>
                <w:webHidden/>
              </w:rPr>
              <w:fldChar w:fldCharType="begin"/>
            </w:r>
            <w:r w:rsidR="00C35141">
              <w:rPr>
                <w:noProof/>
                <w:webHidden/>
              </w:rPr>
              <w:instrText xml:space="preserve"> PAGEREF _Toc315695210 \h </w:instrText>
            </w:r>
            <w:r w:rsidR="00C35141">
              <w:rPr>
                <w:noProof/>
                <w:webHidden/>
              </w:rPr>
            </w:r>
            <w:r w:rsidR="00C35141">
              <w:rPr>
                <w:noProof/>
                <w:webHidden/>
              </w:rPr>
              <w:fldChar w:fldCharType="separate"/>
            </w:r>
            <w:r w:rsidR="00C35141">
              <w:rPr>
                <w:noProof/>
                <w:webHidden/>
              </w:rPr>
              <w:t>7</w:t>
            </w:r>
            <w:r w:rsidR="00C35141">
              <w:rPr>
                <w:noProof/>
                <w:webHidden/>
              </w:rPr>
              <w:fldChar w:fldCharType="end"/>
            </w:r>
          </w:hyperlink>
        </w:p>
        <w:p w:rsidR="00C35141" w:rsidRDefault="00DE2918">
          <w:pPr>
            <w:pStyle w:val="TOC2"/>
            <w:tabs>
              <w:tab w:val="left" w:pos="1320"/>
              <w:tab w:val="right" w:leader="dot" w:pos="9062"/>
            </w:tabs>
            <w:rPr>
              <w:rFonts w:eastAsiaTheme="minorEastAsia"/>
              <w:noProof/>
              <w:lang w:eastAsia="fr-FR"/>
            </w:rPr>
          </w:pPr>
          <w:hyperlink w:anchor="_Toc315695211" w:history="1">
            <w:r w:rsidR="00C35141" w:rsidRPr="00053BD1">
              <w:rPr>
                <w:rStyle w:val="Hyperlink"/>
                <w:noProof/>
              </w:rPr>
              <w:t>3.3</w:t>
            </w:r>
            <w:r w:rsidR="00C35141">
              <w:rPr>
                <w:rFonts w:eastAsiaTheme="minorEastAsia"/>
                <w:noProof/>
                <w:lang w:eastAsia="fr-FR"/>
              </w:rPr>
              <w:tab/>
            </w:r>
            <w:r w:rsidR="00C35141" w:rsidRPr="00053BD1">
              <w:rPr>
                <w:rStyle w:val="Hyperlink"/>
                <w:noProof/>
              </w:rPr>
              <w:t>La mission</w:t>
            </w:r>
            <w:r w:rsidR="00C35141">
              <w:rPr>
                <w:noProof/>
                <w:webHidden/>
              </w:rPr>
              <w:tab/>
            </w:r>
            <w:r w:rsidR="00C35141">
              <w:rPr>
                <w:noProof/>
                <w:webHidden/>
              </w:rPr>
              <w:fldChar w:fldCharType="begin"/>
            </w:r>
            <w:r w:rsidR="00C35141">
              <w:rPr>
                <w:noProof/>
                <w:webHidden/>
              </w:rPr>
              <w:instrText xml:space="preserve"> PAGEREF _Toc315695211 \h </w:instrText>
            </w:r>
            <w:r w:rsidR="00C35141">
              <w:rPr>
                <w:noProof/>
                <w:webHidden/>
              </w:rPr>
            </w:r>
            <w:r w:rsidR="00C35141">
              <w:rPr>
                <w:noProof/>
                <w:webHidden/>
              </w:rPr>
              <w:fldChar w:fldCharType="separate"/>
            </w:r>
            <w:r w:rsidR="00C35141">
              <w:rPr>
                <w:noProof/>
                <w:webHidden/>
              </w:rPr>
              <w:t>7</w:t>
            </w:r>
            <w:r w:rsidR="00C35141">
              <w:rPr>
                <w:noProof/>
                <w:webHidden/>
              </w:rPr>
              <w:fldChar w:fldCharType="end"/>
            </w:r>
          </w:hyperlink>
        </w:p>
        <w:p w:rsidR="00C35141" w:rsidRDefault="00DE2918">
          <w:pPr>
            <w:pStyle w:val="TOC2"/>
            <w:tabs>
              <w:tab w:val="left" w:pos="1320"/>
              <w:tab w:val="right" w:leader="dot" w:pos="9062"/>
            </w:tabs>
            <w:rPr>
              <w:rFonts w:eastAsiaTheme="minorEastAsia"/>
              <w:noProof/>
              <w:lang w:eastAsia="fr-FR"/>
            </w:rPr>
          </w:pPr>
          <w:hyperlink w:anchor="_Toc315695212" w:history="1">
            <w:r w:rsidR="00C35141" w:rsidRPr="00053BD1">
              <w:rPr>
                <w:rStyle w:val="Hyperlink"/>
                <w:noProof/>
              </w:rPr>
              <w:t>3.4</w:t>
            </w:r>
            <w:r w:rsidR="00C35141">
              <w:rPr>
                <w:rFonts w:eastAsiaTheme="minorEastAsia"/>
                <w:noProof/>
                <w:lang w:eastAsia="fr-FR"/>
              </w:rPr>
              <w:tab/>
            </w:r>
            <w:r w:rsidR="00C35141" w:rsidRPr="00053BD1">
              <w:rPr>
                <w:rStyle w:val="Hyperlink"/>
                <w:noProof/>
              </w:rPr>
              <w:t>Contraintes</w:t>
            </w:r>
            <w:r w:rsidR="00C35141">
              <w:rPr>
                <w:noProof/>
                <w:webHidden/>
              </w:rPr>
              <w:tab/>
            </w:r>
            <w:r w:rsidR="00C35141">
              <w:rPr>
                <w:noProof/>
                <w:webHidden/>
              </w:rPr>
              <w:fldChar w:fldCharType="begin"/>
            </w:r>
            <w:r w:rsidR="00C35141">
              <w:rPr>
                <w:noProof/>
                <w:webHidden/>
              </w:rPr>
              <w:instrText xml:space="preserve"> PAGEREF _Toc315695212 \h </w:instrText>
            </w:r>
            <w:r w:rsidR="00C35141">
              <w:rPr>
                <w:noProof/>
                <w:webHidden/>
              </w:rPr>
            </w:r>
            <w:r w:rsidR="00C35141">
              <w:rPr>
                <w:noProof/>
                <w:webHidden/>
              </w:rPr>
              <w:fldChar w:fldCharType="separate"/>
            </w:r>
            <w:r w:rsidR="00C35141">
              <w:rPr>
                <w:noProof/>
                <w:webHidden/>
              </w:rPr>
              <w:t>7</w:t>
            </w:r>
            <w:r w:rsidR="00C35141">
              <w:rPr>
                <w:noProof/>
                <w:webHidden/>
              </w:rPr>
              <w:fldChar w:fldCharType="end"/>
            </w:r>
          </w:hyperlink>
        </w:p>
        <w:p w:rsidR="00C35141" w:rsidRDefault="00DE2918">
          <w:pPr>
            <w:pStyle w:val="TOC3"/>
            <w:tabs>
              <w:tab w:val="left" w:pos="1540"/>
              <w:tab w:val="right" w:leader="dot" w:pos="9062"/>
            </w:tabs>
            <w:rPr>
              <w:rFonts w:eastAsiaTheme="minorEastAsia"/>
              <w:noProof/>
              <w:lang w:eastAsia="fr-FR"/>
            </w:rPr>
          </w:pPr>
          <w:hyperlink w:anchor="_Toc315695213" w:history="1">
            <w:r w:rsidR="00C35141" w:rsidRPr="00053BD1">
              <w:rPr>
                <w:rStyle w:val="Hyperlink"/>
                <w:noProof/>
              </w:rPr>
              <w:t>3.4.1</w:t>
            </w:r>
            <w:r w:rsidR="00C35141">
              <w:rPr>
                <w:rFonts w:eastAsiaTheme="minorEastAsia"/>
                <w:noProof/>
                <w:lang w:eastAsia="fr-FR"/>
              </w:rPr>
              <w:tab/>
            </w:r>
            <w:r w:rsidR="00C35141" w:rsidRPr="00053BD1">
              <w:rPr>
                <w:rStyle w:val="Hyperlink"/>
                <w:noProof/>
              </w:rPr>
              <w:t>Contraintes techniques</w:t>
            </w:r>
            <w:r w:rsidR="00C35141">
              <w:rPr>
                <w:noProof/>
                <w:webHidden/>
              </w:rPr>
              <w:tab/>
            </w:r>
            <w:r w:rsidR="00C35141">
              <w:rPr>
                <w:noProof/>
                <w:webHidden/>
              </w:rPr>
              <w:fldChar w:fldCharType="begin"/>
            </w:r>
            <w:r w:rsidR="00C35141">
              <w:rPr>
                <w:noProof/>
                <w:webHidden/>
              </w:rPr>
              <w:instrText xml:space="preserve"> PAGEREF _Toc315695213 \h </w:instrText>
            </w:r>
            <w:r w:rsidR="00C35141">
              <w:rPr>
                <w:noProof/>
                <w:webHidden/>
              </w:rPr>
            </w:r>
            <w:r w:rsidR="00C35141">
              <w:rPr>
                <w:noProof/>
                <w:webHidden/>
              </w:rPr>
              <w:fldChar w:fldCharType="separate"/>
            </w:r>
            <w:r w:rsidR="00C35141">
              <w:rPr>
                <w:noProof/>
                <w:webHidden/>
              </w:rPr>
              <w:t>7</w:t>
            </w:r>
            <w:r w:rsidR="00C35141">
              <w:rPr>
                <w:noProof/>
                <w:webHidden/>
              </w:rPr>
              <w:fldChar w:fldCharType="end"/>
            </w:r>
          </w:hyperlink>
        </w:p>
        <w:p w:rsidR="00C35141" w:rsidRDefault="00DE2918">
          <w:pPr>
            <w:pStyle w:val="TOC3"/>
            <w:tabs>
              <w:tab w:val="left" w:pos="1540"/>
              <w:tab w:val="right" w:leader="dot" w:pos="9062"/>
            </w:tabs>
            <w:rPr>
              <w:rFonts w:eastAsiaTheme="minorEastAsia"/>
              <w:noProof/>
              <w:lang w:eastAsia="fr-FR"/>
            </w:rPr>
          </w:pPr>
          <w:hyperlink w:anchor="_Toc315695214" w:history="1">
            <w:r w:rsidR="00C35141" w:rsidRPr="00053BD1">
              <w:rPr>
                <w:rStyle w:val="Hyperlink"/>
                <w:noProof/>
              </w:rPr>
              <w:t>3.4.2</w:t>
            </w:r>
            <w:r w:rsidR="00C35141">
              <w:rPr>
                <w:rFonts w:eastAsiaTheme="minorEastAsia"/>
                <w:noProof/>
                <w:lang w:eastAsia="fr-FR"/>
              </w:rPr>
              <w:tab/>
            </w:r>
            <w:r w:rsidR="00C35141" w:rsidRPr="00053BD1">
              <w:rPr>
                <w:rStyle w:val="Hyperlink"/>
                <w:noProof/>
              </w:rPr>
              <w:t>Contraintes temporelles</w:t>
            </w:r>
            <w:r w:rsidR="00C35141">
              <w:rPr>
                <w:noProof/>
                <w:webHidden/>
              </w:rPr>
              <w:tab/>
            </w:r>
            <w:r w:rsidR="00C35141">
              <w:rPr>
                <w:noProof/>
                <w:webHidden/>
              </w:rPr>
              <w:fldChar w:fldCharType="begin"/>
            </w:r>
            <w:r w:rsidR="00C35141">
              <w:rPr>
                <w:noProof/>
                <w:webHidden/>
              </w:rPr>
              <w:instrText xml:space="preserve"> PAGEREF _Toc315695214 \h </w:instrText>
            </w:r>
            <w:r w:rsidR="00C35141">
              <w:rPr>
                <w:noProof/>
                <w:webHidden/>
              </w:rPr>
            </w:r>
            <w:r w:rsidR="00C35141">
              <w:rPr>
                <w:noProof/>
                <w:webHidden/>
              </w:rPr>
              <w:fldChar w:fldCharType="separate"/>
            </w:r>
            <w:r w:rsidR="00C35141">
              <w:rPr>
                <w:noProof/>
                <w:webHidden/>
              </w:rPr>
              <w:t>8</w:t>
            </w:r>
            <w:r w:rsidR="00C35141">
              <w:rPr>
                <w:noProof/>
                <w:webHidden/>
              </w:rPr>
              <w:fldChar w:fldCharType="end"/>
            </w:r>
          </w:hyperlink>
        </w:p>
        <w:p w:rsidR="00C35141" w:rsidRDefault="00DE2918">
          <w:pPr>
            <w:pStyle w:val="TOC1"/>
            <w:tabs>
              <w:tab w:val="left" w:pos="880"/>
              <w:tab w:val="right" w:leader="dot" w:pos="9062"/>
            </w:tabs>
            <w:rPr>
              <w:rFonts w:eastAsiaTheme="minorEastAsia"/>
              <w:noProof/>
              <w:lang w:eastAsia="fr-FR"/>
            </w:rPr>
          </w:pPr>
          <w:hyperlink w:anchor="_Toc315695215" w:history="1">
            <w:r w:rsidR="00C35141" w:rsidRPr="00053BD1">
              <w:rPr>
                <w:rStyle w:val="Hyperlink"/>
                <w:noProof/>
              </w:rPr>
              <w:t>4</w:t>
            </w:r>
            <w:r w:rsidR="00C35141">
              <w:rPr>
                <w:rFonts w:eastAsiaTheme="minorEastAsia"/>
                <w:noProof/>
                <w:lang w:eastAsia="fr-FR"/>
              </w:rPr>
              <w:tab/>
            </w:r>
            <w:r w:rsidR="00C35141" w:rsidRPr="00053BD1">
              <w:rPr>
                <w:rStyle w:val="Hyperlink"/>
                <w:noProof/>
              </w:rPr>
              <w:t>Déroulement du projet</w:t>
            </w:r>
            <w:r w:rsidR="00C35141">
              <w:rPr>
                <w:noProof/>
                <w:webHidden/>
              </w:rPr>
              <w:tab/>
            </w:r>
            <w:r w:rsidR="00C35141">
              <w:rPr>
                <w:noProof/>
                <w:webHidden/>
              </w:rPr>
              <w:fldChar w:fldCharType="begin"/>
            </w:r>
            <w:r w:rsidR="00C35141">
              <w:rPr>
                <w:noProof/>
                <w:webHidden/>
              </w:rPr>
              <w:instrText xml:space="preserve"> PAGEREF _Toc315695215 \h </w:instrText>
            </w:r>
            <w:r w:rsidR="00C35141">
              <w:rPr>
                <w:noProof/>
                <w:webHidden/>
              </w:rPr>
            </w:r>
            <w:r w:rsidR="00C35141">
              <w:rPr>
                <w:noProof/>
                <w:webHidden/>
              </w:rPr>
              <w:fldChar w:fldCharType="separate"/>
            </w:r>
            <w:r w:rsidR="00C35141">
              <w:rPr>
                <w:noProof/>
                <w:webHidden/>
              </w:rPr>
              <w:t>9</w:t>
            </w:r>
            <w:r w:rsidR="00C35141">
              <w:rPr>
                <w:noProof/>
                <w:webHidden/>
              </w:rPr>
              <w:fldChar w:fldCharType="end"/>
            </w:r>
          </w:hyperlink>
        </w:p>
        <w:p w:rsidR="00C35141" w:rsidRDefault="00DE2918">
          <w:pPr>
            <w:pStyle w:val="TOC2"/>
            <w:tabs>
              <w:tab w:val="left" w:pos="1320"/>
              <w:tab w:val="right" w:leader="dot" w:pos="9062"/>
            </w:tabs>
            <w:rPr>
              <w:rFonts w:eastAsiaTheme="minorEastAsia"/>
              <w:noProof/>
              <w:lang w:eastAsia="fr-FR"/>
            </w:rPr>
          </w:pPr>
          <w:hyperlink w:anchor="_Toc315695216" w:history="1">
            <w:r w:rsidR="00C35141" w:rsidRPr="00053BD1">
              <w:rPr>
                <w:rStyle w:val="Hyperlink"/>
                <w:noProof/>
              </w:rPr>
              <w:t>4.1</w:t>
            </w:r>
            <w:r w:rsidR="00C35141">
              <w:rPr>
                <w:rFonts w:eastAsiaTheme="minorEastAsia"/>
                <w:noProof/>
                <w:lang w:eastAsia="fr-FR"/>
              </w:rPr>
              <w:tab/>
            </w:r>
            <w:r w:rsidR="00C35141" w:rsidRPr="00053BD1">
              <w:rPr>
                <w:rStyle w:val="Hyperlink"/>
                <w:noProof/>
              </w:rPr>
              <w:t>Gestion du projet</w:t>
            </w:r>
            <w:r w:rsidR="00C35141">
              <w:rPr>
                <w:noProof/>
                <w:webHidden/>
              </w:rPr>
              <w:tab/>
            </w:r>
            <w:r w:rsidR="00C35141">
              <w:rPr>
                <w:noProof/>
                <w:webHidden/>
              </w:rPr>
              <w:fldChar w:fldCharType="begin"/>
            </w:r>
            <w:r w:rsidR="00C35141">
              <w:rPr>
                <w:noProof/>
                <w:webHidden/>
              </w:rPr>
              <w:instrText xml:space="preserve"> PAGEREF _Toc315695216 \h </w:instrText>
            </w:r>
            <w:r w:rsidR="00C35141">
              <w:rPr>
                <w:noProof/>
                <w:webHidden/>
              </w:rPr>
            </w:r>
            <w:r w:rsidR="00C35141">
              <w:rPr>
                <w:noProof/>
                <w:webHidden/>
              </w:rPr>
              <w:fldChar w:fldCharType="separate"/>
            </w:r>
            <w:r w:rsidR="00C35141">
              <w:rPr>
                <w:noProof/>
                <w:webHidden/>
              </w:rPr>
              <w:t>9</w:t>
            </w:r>
            <w:r w:rsidR="00C35141">
              <w:rPr>
                <w:noProof/>
                <w:webHidden/>
              </w:rPr>
              <w:fldChar w:fldCharType="end"/>
            </w:r>
          </w:hyperlink>
        </w:p>
        <w:p w:rsidR="00C35141" w:rsidRDefault="00DE2918">
          <w:pPr>
            <w:pStyle w:val="TOC2"/>
            <w:tabs>
              <w:tab w:val="left" w:pos="1320"/>
              <w:tab w:val="right" w:leader="dot" w:pos="9062"/>
            </w:tabs>
            <w:rPr>
              <w:rFonts w:eastAsiaTheme="minorEastAsia"/>
              <w:noProof/>
              <w:lang w:eastAsia="fr-FR"/>
            </w:rPr>
          </w:pPr>
          <w:hyperlink w:anchor="_Toc315695217" w:history="1">
            <w:r w:rsidR="00C35141" w:rsidRPr="00053BD1">
              <w:rPr>
                <w:rStyle w:val="Hyperlink"/>
                <w:noProof/>
              </w:rPr>
              <w:t>4.2</w:t>
            </w:r>
            <w:r w:rsidR="00C35141">
              <w:rPr>
                <w:rFonts w:eastAsiaTheme="minorEastAsia"/>
                <w:noProof/>
                <w:lang w:eastAsia="fr-FR"/>
              </w:rPr>
              <w:tab/>
            </w:r>
            <w:r w:rsidR="00C35141" w:rsidRPr="00053BD1">
              <w:rPr>
                <w:rStyle w:val="Hyperlink"/>
                <w:noProof/>
              </w:rPr>
              <w:t>Démarche</w:t>
            </w:r>
            <w:r w:rsidR="00C35141">
              <w:rPr>
                <w:noProof/>
                <w:webHidden/>
              </w:rPr>
              <w:tab/>
            </w:r>
            <w:r w:rsidR="00C35141">
              <w:rPr>
                <w:noProof/>
                <w:webHidden/>
              </w:rPr>
              <w:fldChar w:fldCharType="begin"/>
            </w:r>
            <w:r w:rsidR="00C35141">
              <w:rPr>
                <w:noProof/>
                <w:webHidden/>
              </w:rPr>
              <w:instrText xml:space="preserve"> PAGEREF _Toc315695217 \h </w:instrText>
            </w:r>
            <w:r w:rsidR="00C35141">
              <w:rPr>
                <w:noProof/>
                <w:webHidden/>
              </w:rPr>
            </w:r>
            <w:r w:rsidR="00C35141">
              <w:rPr>
                <w:noProof/>
                <w:webHidden/>
              </w:rPr>
              <w:fldChar w:fldCharType="separate"/>
            </w:r>
            <w:r w:rsidR="00C35141">
              <w:rPr>
                <w:noProof/>
                <w:webHidden/>
              </w:rPr>
              <w:t>9</w:t>
            </w:r>
            <w:r w:rsidR="00C35141">
              <w:rPr>
                <w:noProof/>
                <w:webHidden/>
              </w:rPr>
              <w:fldChar w:fldCharType="end"/>
            </w:r>
          </w:hyperlink>
        </w:p>
        <w:p w:rsidR="00C35141" w:rsidRDefault="00DE2918">
          <w:pPr>
            <w:pStyle w:val="TOC3"/>
            <w:tabs>
              <w:tab w:val="left" w:pos="1540"/>
              <w:tab w:val="right" w:leader="dot" w:pos="9062"/>
            </w:tabs>
            <w:rPr>
              <w:rFonts w:eastAsiaTheme="minorEastAsia"/>
              <w:noProof/>
              <w:lang w:eastAsia="fr-FR"/>
            </w:rPr>
          </w:pPr>
          <w:hyperlink w:anchor="_Toc315695218" w:history="1">
            <w:r w:rsidR="00C35141" w:rsidRPr="00053BD1">
              <w:rPr>
                <w:rStyle w:val="Hyperlink"/>
                <w:noProof/>
              </w:rPr>
              <w:t>4.2.1</w:t>
            </w:r>
            <w:r w:rsidR="00C35141">
              <w:rPr>
                <w:rFonts w:eastAsiaTheme="minorEastAsia"/>
                <w:noProof/>
                <w:lang w:eastAsia="fr-FR"/>
              </w:rPr>
              <w:tab/>
            </w:r>
            <w:r w:rsidR="00C35141" w:rsidRPr="00053BD1">
              <w:rPr>
                <w:rStyle w:val="Hyperlink"/>
                <w:noProof/>
              </w:rPr>
              <w:t>Méthodes utilisées</w:t>
            </w:r>
            <w:r w:rsidR="00C35141">
              <w:rPr>
                <w:noProof/>
                <w:webHidden/>
              </w:rPr>
              <w:tab/>
            </w:r>
            <w:r w:rsidR="00C35141">
              <w:rPr>
                <w:noProof/>
                <w:webHidden/>
              </w:rPr>
              <w:fldChar w:fldCharType="begin"/>
            </w:r>
            <w:r w:rsidR="00C35141">
              <w:rPr>
                <w:noProof/>
                <w:webHidden/>
              </w:rPr>
              <w:instrText xml:space="preserve"> PAGEREF _Toc315695218 \h </w:instrText>
            </w:r>
            <w:r w:rsidR="00C35141">
              <w:rPr>
                <w:noProof/>
                <w:webHidden/>
              </w:rPr>
            </w:r>
            <w:r w:rsidR="00C35141">
              <w:rPr>
                <w:noProof/>
                <w:webHidden/>
              </w:rPr>
              <w:fldChar w:fldCharType="separate"/>
            </w:r>
            <w:r w:rsidR="00C35141">
              <w:rPr>
                <w:noProof/>
                <w:webHidden/>
              </w:rPr>
              <w:t>9</w:t>
            </w:r>
            <w:r w:rsidR="00C35141">
              <w:rPr>
                <w:noProof/>
                <w:webHidden/>
              </w:rPr>
              <w:fldChar w:fldCharType="end"/>
            </w:r>
          </w:hyperlink>
        </w:p>
        <w:p w:rsidR="00C35141" w:rsidRDefault="00DE2918">
          <w:pPr>
            <w:pStyle w:val="TOC3"/>
            <w:tabs>
              <w:tab w:val="left" w:pos="1540"/>
              <w:tab w:val="right" w:leader="dot" w:pos="9062"/>
            </w:tabs>
            <w:rPr>
              <w:rFonts w:eastAsiaTheme="minorEastAsia"/>
              <w:noProof/>
              <w:lang w:eastAsia="fr-FR"/>
            </w:rPr>
          </w:pPr>
          <w:hyperlink w:anchor="_Toc315695219" w:history="1">
            <w:r w:rsidR="00C35141" w:rsidRPr="00053BD1">
              <w:rPr>
                <w:rStyle w:val="Hyperlink"/>
                <w:noProof/>
              </w:rPr>
              <w:t>4.2.2</w:t>
            </w:r>
            <w:r w:rsidR="00C35141">
              <w:rPr>
                <w:rFonts w:eastAsiaTheme="minorEastAsia"/>
                <w:noProof/>
                <w:lang w:eastAsia="fr-FR"/>
              </w:rPr>
              <w:tab/>
            </w:r>
            <w:r w:rsidR="00C35141" w:rsidRPr="00053BD1">
              <w:rPr>
                <w:rStyle w:val="Hyperlink"/>
                <w:noProof/>
              </w:rPr>
              <w:t>Choix technologiques</w:t>
            </w:r>
            <w:r w:rsidR="00C35141">
              <w:rPr>
                <w:noProof/>
                <w:webHidden/>
              </w:rPr>
              <w:tab/>
            </w:r>
            <w:r w:rsidR="00C35141">
              <w:rPr>
                <w:noProof/>
                <w:webHidden/>
              </w:rPr>
              <w:fldChar w:fldCharType="begin"/>
            </w:r>
            <w:r w:rsidR="00C35141">
              <w:rPr>
                <w:noProof/>
                <w:webHidden/>
              </w:rPr>
              <w:instrText xml:space="preserve"> PAGEREF _Toc315695219 \h </w:instrText>
            </w:r>
            <w:r w:rsidR="00C35141">
              <w:rPr>
                <w:noProof/>
                <w:webHidden/>
              </w:rPr>
            </w:r>
            <w:r w:rsidR="00C35141">
              <w:rPr>
                <w:noProof/>
                <w:webHidden/>
              </w:rPr>
              <w:fldChar w:fldCharType="separate"/>
            </w:r>
            <w:r w:rsidR="00C35141">
              <w:rPr>
                <w:noProof/>
                <w:webHidden/>
              </w:rPr>
              <w:t>9</w:t>
            </w:r>
            <w:r w:rsidR="00C35141">
              <w:rPr>
                <w:noProof/>
                <w:webHidden/>
              </w:rPr>
              <w:fldChar w:fldCharType="end"/>
            </w:r>
          </w:hyperlink>
        </w:p>
        <w:p w:rsidR="00C35141" w:rsidRDefault="00DE2918">
          <w:pPr>
            <w:pStyle w:val="TOC2"/>
            <w:tabs>
              <w:tab w:val="left" w:pos="1320"/>
              <w:tab w:val="right" w:leader="dot" w:pos="9062"/>
            </w:tabs>
            <w:rPr>
              <w:rFonts w:eastAsiaTheme="minorEastAsia"/>
              <w:noProof/>
              <w:lang w:eastAsia="fr-FR"/>
            </w:rPr>
          </w:pPr>
          <w:hyperlink w:anchor="_Toc315695220" w:history="1">
            <w:r w:rsidR="00C35141" w:rsidRPr="00053BD1">
              <w:rPr>
                <w:rStyle w:val="Hyperlink"/>
                <w:noProof/>
              </w:rPr>
              <w:t>4.3</w:t>
            </w:r>
            <w:r w:rsidR="00C35141">
              <w:rPr>
                <w:rFonts w:eastAsiaTheme="minorEastAsia"/>
                <w:noProof/>
                <w:lang w:eastAsia="fr-FR"/>
              </w:rPr>
              <w:tab/>
            </w:r>
            <w:r w:rsidR="00C35141" w:rsidRPr="00053BD1">
              <w:rPr>
                <w:rStyle w:val="Hyperlink"/>
                <w:noProof/>
              </w:rPr>
              <w:t>Communication et synchronisation</w:t>
            </w:r>
            <w:r w:rsidR="00C35141">
              <w:rPr>
                <w:noProof/>
                <w:webHidden/>
              </w:rPr>
              <w:tab/>
            </w:r>
            <w:r w:rsidR="00C35141">
              <w:rPr>
                <w:noProof/>
                <w:webHidden/>
              </w:rPr>
              <w:fldChar w:fldCharType="begin"/>
            </w:r>
            <w:r w:rsidR="00C35141">
              <w:rPr>
                <w:noProof/>
                <w:webHidden/>
              </w:rPr>
              <w:instrText xml:space="preserve"> PAGEREF _Toc315695220 \h </w:instrText>
            </w:r>
            <w:r w:rsidR="00C35141">
              <w:rPr>
                <w:noProof/>
                <w:webHidden/>
              </w:rPr>
            </w:r>
            <w:r w:rsidR="00C35141">
              <w:rPr>
                <w:noProof/>
                <w:webHidden/>
              </w:rPr>
              <w:fldChar w:fldCharType="separate"/>
            </w:r>
            <w:r w:rsidR="00C35141">
              <w:rPr>
                <w:noProof/>
                <w:webHidden/>
              </w:rPr>
              <w:t>10</w:t>
            </w:r>
            <w:r w:rsidR="00C35141">
              <w:rPr>
                <w:noProof/>
                <w:webHidden/>
              </w:rPr>
              <w:fldChar w:fldCharType="end"/>
            </w:r>
          </w:hyperlink>
        </w:p>
        <w:p w:rsidR="00C35141" w:rsidRDefault="00DE2918">
          <w:pPr>
            <w:pStyle w:val="TOC2"/>
            <w:tabs>
              <w:tab w:val="left" w:pos="1320"/>
              <w:tab w:val="right" w:leader="dot" w:pos="9062"/>
            </w:tabs>
            <w:rPr>
              <w:rFonts w:eastAsiaTheme="minorEastAsia"/>
              <w:noProof/>
              <w:lang w:eastAsia="fr-FR"/>
            </w:rPr>
          </w:pPr>
          <w:hyperlink w:anchor="_Toc315695221" w:history="1">
            <w:r w:rsidR="00C35141" w:rsidRPr="00053BD1">
              <w:rPr>
                <w:rStyle w:val="Hyperlink"/>
                <w:noProof/>
              </w:rPr>
              <w:t>4.4</w:t>
            </w:r>
            <w:r w:rsidR="00C35141">
              <w:rPr>
                <w:rFonts w:eastAsiaTheme="minorEastAsia"/>
                <w:noProof/>
                <w:lang w:eastAsia="fr-FR"/>
              </w:rPr>
              <w:tab/>
            </w:r>
            <w:r w:rsidR="00C35141" w:rsidRPr="00053BD1">
              <w:rPr>
                <w:rStyle w:val="Hyperlink"/>
                <w:noProof/>
              </w:rPr>
              <w:t>Ressources</w:t>
            </w:r>
            <w:r w:rsidR="00C35141">
              <w:rPr>
                <w:noProof/>
                <w:webHidden/>
              </w:rPr>
              <w:tab/>
            </w:r>
            <w:r w:rsidR="00C35141">
              <w:rPr>
                <w:noProof/>
                <w:webHidden/>
              </w:rPr>
              <w:fldChar w:fldCharType="begin"/>
            </w:r>
            <w:r w:rsidR="00C35141">
              <w:rPr>
                <w:noProof/>
                <w:webHidden/>
              </w:rPr>
              <w:instrText xml:space="preserve"> PAGEREF _Toc315695221 \h </w:instrText>
            </w:r>
            <w:r w:rsidR="00C35141">
              <w:rPr>
                <w:noProof/>
                <w:webHidden/>
              </w:rPr>
            </w:r>
            <w:r w:rsidR="00C35141">
              <w:rPr>
                <w:noProof/>
                <w:webHidden/>
              </w:rPr>
              <w:fldChar w:fldCharType="separate"/>
            </w:r>
            <w:r w:rsidR="00C35141">
              <w:rPr>
                <w:noProof/>
                <w:webHidden/>
              </w:rPr>
              <w:t>10</w:t>
            </w:r>
            <w:r w:rsidR="00C35141">
              <w:rPr>
                <w:noProof/>
                <w:webHidden/>
              </w:rPr>
              <w:fldChar w:fldCharType="end"/>
            </w:r>
          </w:hyperlink>
        </w:p>
        <w:p w:rsidR="00C35141" w:rsidRDefault="00DE2918">
          <w:pPr>
            <w:pStyle w:val="TOC1"/>
            <w:tabs>
              <w:tab w:val="left" w:pos="880"/>
              <w:tab w:val="right" w:leader="dot" w:pos="9062"/>
            </w:tabs>
            <w:rPr>
              <w:rFonts w:eastAsiaTheme="minorEastAsia"/>
              <w:noProof/>
              <w:lang w:eastAsia="fr-FR"/>
            </w:rPr>
          </w:pPr>
          <w:hyperlink w:anchor="_Toc315695222" w:history="1">
            <w:r w:rsidR="00C35141" w:rsidRPr="00053BD1">
              <w:rPr>
                <w:rStyle w:val="Hyperlink"/>
                <w:noProof/>
              </w:rPr>
              <w:t>5</w:t>
            </w:r>
            <w:r w:rsidR="00C35141">
              <w:rPr>
                <w:rFonts w:eastAsiaTheme="minorEastAsia"/>
                <w:noProof/>
                <w:lang w:eastAsia="fr-FR"/>
              </w:rPr>
              <w:tab/>
            </w:r>
            <w:r w:rsidR="00C35141" w:rsidRPr="00053BD1">
              <w:rPr>
                <w:rStyle w:val="Hyperlink"/>
                <w:noProof/>
              </w:rPr>
              <w:t>Travail réalisé</w:t>
            </w:r>
            <w:r w:rsidR="00C35141">
              <w:rPr>
                <w:noProof/>
                <w:webHidden/>
              </w:rPr>
              <w:tab/>
            </w:r>
            <w:r w:rsidR="00C35141">
              <w:rPr>
                <w:noProof/>
                <w:webHidden/>
              </w:rPr>
              <w:fldChar w:fldCharType="begin"/>
            </w:r>
            <w:r w:rsidR="00C35141">
              <w:rPr>
                <w:noProof/>
                <w:webHidden/>
              </w:rPr>
              <w:instrText xml:space="preserve"> PAGEREF _Toc315695222 \h </w:instrText>
            </w:r>
            <w:r w:rsidR="00C35141">
              <w:rPr>
                <w:noProof/>
                <w:webHidden/>
              </w:rPr>
            </w:r>
            <w:r w:rsidR="00C35141">
              <w:rPr>
                <w:noProof/>
                <w:webHidden/>
              </w:rPr>
              <w:fldChar w:fldCharType="separate"/>
            </w:r>
            <w:r w:rsidR="00C35141">
              <w:rPr>
                <w:noProof/>
                <w:webHidden/>
              </w:rPr>
              <w:t>11</w:t>
            </w:r>
            <w:r w:rsidR="00C35141">
              <w:rPr>
                <w:noProof/>
                <w:webHidden/>
              </w:rPr>
              <w:fldChar w:fldCharType="end"/>
            </w:r>
          </w:hyperlink>
        </w:p>
        <w:p w:rsidR="00C35141" w:rsidRDefault="00DE2918">
          <w:pPr>
            <w:pStyle w:val="TOC2"/>
            <w:tabs>
              <w:tab w:val="left" w:pos="1320"/>
              <w:tab w:val="right" w:leader="dot" w:pos="9062"/>
            </w:tabs>
            <w:rPr>
              <w:rFonts w:eastAsiaTheme="minorEastAsia"/>
              <w:noProof/>
              <w:lang w:eastAsia="fr-FR"/>
            </w:rPr>
          </w:pPr>
          <w:hyperlink w:anchor="_Toc315695223" w:history="1">
            <w:r w:rsidR="00C35141" w:rsidRPr="00053BD1">
              <w:rPr>
                <w:rStyle w:val="Hyperlink"/>
                <w:noProof/>
              </w:rPr>
              <w:t>5.1</w:t>
            </w:r>
            <w:r w:rsidR="00C35141">
              <w:rPr>
                <w:rFonts w:eastAsiaTheme="minorEastAsia"/>
                <w:noProof/>
                <w:lang w:eastAsia="fr-FR"/>
              </w:rPr>
              <w:tab/>
            </w:r>
            <w:r w:rsidR="00C35141" w:rsidRPr="00053BD1">
              <w:rPr>
                <w:rStyle w:val="Hyperlink"/>
                <w:noProof/>
              </w:rPr>
              <w:t>Architecture de la plateforme de gestion des SMS</w:t>
            </w:r>
            <w:r w:rsidR="00C35141">
              <w:rPr>
                <w:noProof/>
                <w:webHidden/>
              </w:rPr>
              <w:tab/>
            </w:r>
            <w:r w:rsidR="00C35141">
              <w:rPr>
                <w:noProof/>
                <w:webHidden/>
              </w:rPr>
              <w:fldChar w:fldCharType="begin"/>
            </w:r>
            <w:r w:rsidR="00C35141">
              <w:rPr>
                <w:noProof/>
                <w:webHidden/>
              </w:rPr>
              <w:instrText xml:space="preserve"> PAGEREF _Toc315695223 \h </w:instrText>
            </w:r>
            <w:r w:rsidR="00C35141">
              <w:rPr>
                <w:noProof/>
                <w:webHidden/>
              </w:rPr>
            </w:r>
            <w:r w:rsidR="00C35141">
              <w:rPr>
                <w:noProof/>
                <w:webHidden/>
              </w:rPr>
              <w:fldChar w:fldCharType="separate"/>
            </w:r>
            <w:r w:rsidR="00C35141">
              <w:rPr>
                <w:noProof/>
                <w:webHidden/>
              </w:rPr>
              <w:t>11</w:t>
            </w:r>
            <w:r w:rsidR="00C35141">
              <w:rPr>
                <w:noProof/>
                <w:webHidden/>
              </w:rPr>
              <w:fldChar w:fldCharType="end"/>
            </w:r>
          </w:hyperlink>
        </w:p>
        <w:p w:rsidR="00C35141" w:rsidRDefault="00DE2918">
          <w:pPr>
            <w:pStyle w:val="TOC3"/>
            <w:tabs>
              <w:tab w:val="left" w:pos="1540"/>
              <w:tab w:val="right" w:leader="dot" w:pos="9062"/>
            </w:tabs>
            <w:rPr>
              <w:rFonts w:eastAsiaTheme="minorEastAsia"/>
              <w:noProof/>
              <w:lang w:eastAsia="fr-FR"/>
            </w:rPr>
          </w:pPr>
          <w:hyperlink w:anchor="_Toc315695224" w:history="1">
            <w:r w:rsidR="00C35141" w:rsidRPr="00053BD1">
              <w:rPr>
                <w:rStyle w:val="Hyperlink"/>
                <w:noProof/>
              </w:rPr>
              <w:t>5.1.1</w:t>
            </w:r>
            <w:r w:rsidR="00C35141">
              <w:rPr>
                <w:rFonts w:eastAsiaTheme="minorEastAsia"/>
                <w:noProof/>
                <w:lang w:eastAsia="fr-FR"/>
              </w:rPr>
              <w:tab/>
            </w:r>
            <w:r w:rsidR="00C35141" w:rsidRPr="00053BD1">
              <w:rPr>
                <w:rStyle w:val="Hyperlink"/>
                <w:noProof/>
              </w:rPr>
              <w:t>Le service SMS</w:t>
            </w:r>
            <w:r w:rsidR="00C35141">
              <w:rPr>
                <w:noProof/>
                <w:webHidden/>
              </w:rPr>
              <w:tab/>
            </w:r>
            <w:r w:rsidR="00C35141">
              <w:rPr>
                <w:noProof/>
                <w:webHidden/>
              </w:rPr>
              <w:fldChar w:fldCharType="begin"/>
            </w:r>
            <w:r w:rsidR="00C35141">
              <w:rPr>
                <w:noProof/>
                <w:webHidden/>
              </w:rPr>
              <w:instrText xml:space="preserve"> PAGEREF _Toc315695224 \h </w:instrText>
            </w:r>
            <w:r w:rsidR="00C35141">
              <w:rPr>
                <w:noProof/>
                <w:webHidden/>
              </w:rPr>
            </w:r>
            <w:r w:rsidR="00C35141">
              <w:rPr>
                <w:noProof/>
                <w:webHidden/>
              </w:rPr>
              <w:fldChar w:fldCharType="separate"/>
            </w:r>
            <w:r w:rsidR="00C35141">
              <w:rPr>
                <w:noProof/>
                <w:webHidden/>
              </w:rPr>
              <w:t>11</w:t>
            </w:r>
            <w:r w:rsidR="00C35141">
              <w:rPr>
                <w:noProof/>
                <w:webHidden/>
              </w:rPr>
              <w:fldChar w:fldCharType="end"/>
            </w:r>
          </w:hyperlink>
        </w:p>
        <w:p w:rsidR="00C35141" w:rsidRDefault="00DE2918">
          <w:pPr>
            <w:pStyle w:val="TOC3"/>
            <w:tabs>
              <w:tab w:val="left" w:pos="1540"/>
              <w:tab w:val="right" w:leader="dot" w:pos="9062"/>
            </w:tabs>
            <w:rPr>
              <w:rFonts w:eastAsiaTheme="minorEastAsia"/>
              <w:noProof/>
              <w:lang w:eastAsia="fr-FR"/>
            </w:rPr>
          </w:pPr>
          <w:hyperlink w:anchor="_Toc315695225" w:history="1">
            <w:r w:rsidR="00C35141" w:rsidRPr="00053BD1">
              <w:rPr>
                <w:rStyle w:val="Hyperlink"/>
                <w:noProof/>
              </w:rPr>
              <w:t>5.1.2</w:t>
            </w:r>
            <w:r w:rsidR="00C35141">
              <w:rPr>
                <w:rFonts w:eastAsiaTheme="minorEastAsia"/>
                <w:noProof/>
                <w:lang w:eastAsia="fr-FR"/>
              </w:rPr>
              <w:tab/>
            </w:r>
            <w:r w:rsidR="00C35141" w:rsidRPr="00053BD1">
              <w:rPr>
                <w:rStyle w:val="Hyperlink"/>
                <w:noProof/>
              </w:rPr>
              <w:t>La base de données</w:t>
            </w:r>
            <w:r w:rsidR="00C35141">
              <w:rPr>
                <w:noProof/>
                <w:webHidden/>
              </w:rPr>
              <w:tab/>
            </w:r>
            <w:r w:rsidR="00C35141">
              <w:rPr>
                <w:noProof/>
                <w:webHidden/>
              </w:rPr>
              <w:fldChar w:fldCharType="begin"/>
            </w:r>
            <w:r w:rsidR="00C35141">
              <w:rPr>
                <w:noProof/>
                <w:webHidden/>
              </w:rPr>
              <w:instrText xml:space="preserve"> PAGEREF _Toc315695225 \h </w:instrText>
            </w:r>
            <w:r w:rsidR="00C35141">
              <w:rPr>
                <w:noProof/>
                <w:webHidden/>
              </w:rPr>
            </w:r>
            <w:r w:rsidR="00C35141">
              <w:rPr>
                <w:noProof/>
                <w:webHidden/>
              </w:rPr>
              <w:fldChar w:fldCharType="separate"/>
            </w:r>
            <w:r w:rsidR="00C35141">
              <w:rPr>
                <w:noProof/>
                <w:webHidden/>
              </w:rPr>
              <w:t>11</w:t>
            </w:r>
            <w:r w:rsidR="00C35141">
              <w:rPr>
                <w:noProof/>
                <w:webHidden/>
              </w:rPr>
              <w:fldChar w:fldCharType="end"/>
            </w:r>
          </w:hyperlink>
        </w:p>
        <w:p w:rsidR="00C35141" w:rsidRDefault="00DE2918">
          <w:pPr>
            <w:pStyle w:val="TOC3"/>
            <w:tabs>
              <w:tab w:val="left" w:pos="1540"/>
              <w:tab w:val="right" w:leader="dot" w:pos="9062"/>
            </w:tabs>
            <w:rPr>
              <w:rFonts w:eastAsiaTheme="minorEastAsia"/>
              <w:noProof/>
              <w:lang w:eastAsia="fr-FR"/>
            </w:rPr>
          </w:pPr>
          <w:hyperlink w:anchor="_Toc315695226" w:history="1">
            <w:r w:rsidR="00C35141" w:rsidRPr="00053BD1">
              <w:rPr>
                <w:rStyle w:val="Hyperlink"/>
                <w:noProof/>
              </w:rPr>
              <w:t>5.1.3</w:t>
            </w:r>
            <w:r w:rsidR="00C35141">
              <w:rPr>
                <w:rFonts w:eastAsiaTheme="minorEastAsia"/>
                <w:noProof/>
                <w:lang w:eastAsia="fr-FR"/>
              </w:rPr>
              <w:tab/>
            </w:r>
            <w:r w:rsidR="00C35141" w:rsidRPr="00053BD1">
              <w:rPr>
                <w:rStyle w:val="Hyperlink"/>
                <w:noProof/>
              </w:rPr>
              <w:t>Interface de gestion des SMS</w:t>
            </w:r>
            <w:r w:rsidR="00C35141">
              <w:rPr>
                <w:noProof/>
                <w:webHidden/>
              </w:rPr>
              <w:tab/>
            </w:r>
            <w:r w:rsidR="00C35141">
              <w:rPr>
                <w:noProof/>
                <w:webHidden/>
              </w:rPr>
              <w:fldChar w:fldCharType="begin"/>
            </w:r>
            <w:r w:rsidR="00C35141">
              <w:rPr>
                <w:noProof/>
                <w:webHidden/>
              </w:rPr>
              <w:instrText xml:space="preserve"> PAGEREF _Toc315695226 \h </w:instrText>
            </w:r>
            <w:r w:rsidR="00C35141">
              <w:rPr>
                <w:noProof/>
                <w:webHidden/>
              </w:rPr>
            </w:r>
            <w:r w:rsidR="00C35141">
              <w:rPr>
                <w:noProof/>
                <w:webHidden/>
              </w:rPr>
              <w:fldChar w:fldCharType="separate"/>
            </w:r>
            <w:r w:rsidR="00C35141">
              <w:rPr>
                <w:noProof/>
                <w:webHidden/>
              </w:rPr>
              <w:t>12</w:t>
            </w:r>
            <w:r w:rsidR="00C35141">
              <w:rPr>
                <w:noProof/>
                <w:webHidden/>
              </w:rPr>
              <w:fldChar w:fldCharType="end"/>
            </w:r>
          </w:hyperlink>
        </w:p>
        <w:p w:rsidR="00C35141" w:rsidRDefault="00DE2918">
          <w:pPr>
            <w:pStyle w:val="TOC2"/>
            <w:tabs>
              <w:tab w:val="left" w:pos="1320"/>
              <w:tab w:val="right" w:leader="dot" w:pos="9062"/>
            </w:tabs>
            <w:rPr>
              <w:rFonts w:eastAsiaTheme="minorEastAsia"/>
              <w:noProof/>
              <w:lang w:eastAsia="fr-FR"/>
            </w:rPr>
          </w:pPr>
          <w:hyperlink w:anchor="_Toc315695227" w:history="1">
            <w:r w:rsidR="00C35141" w:rsidRPr="00053BD1">
              <w:rPr>
                <w:rStyle w:val="Hyperlink"/>
                <w:noProof/>
              </w:rPr>
              <w:t>5.2</w:t>
            </w:r>
            <w:r w:rsidR="00C35141">
              <w:rPr>
                <w:rFonts w:eastAsiaTheme="minorEastAsia"/>
                <w:noProof/>
                <w:lang w:eastAsia="fr-FR"/>
              </w:rPr>
              <w:tab/>
            </w:r>
            <w:r w:rsidR="00C35141" w:rsidRPr="00053BD1">
              <w:rPr>
                <w:rStyle w:val="Hyperlink"/>
                <w:noProof/>
              </w:rPr>
              <w:t>Conception</w:t>
            </w:r>
            <w:r w:rsidR="00C35141">
              <w:rPr>
                <w:noProof/>
                <w:webHidden/>
              </w:rPr>
              <w:tab/>
            </w:r>
            <w:r w:rsidR="00C35141">
              <w:rPr>
                <w:noProof/>
                <w:webHidden/>
              </w:rPr>
              <w:fldChar w:fldCharType="begin"/>
            </w:r>
            <w:r w:rsidR="00C35141">
              <w:rPr>
                <w:noProof/>
                <w:webHidden/>
              </w:rPr>
              <w:instrText xml:space="preserve"> PAGEREF _Toc315695227 \h </w:instrText>
            </w:r>
            <w:r w:rsidR="00C35141">
              <w:rPr>
                <w:noProof/>
                <w:webHidden/>
              </w:rPr>
            </w:r>
            <w:r w:rsidR="00C35141">
              <w:rPr>
                <w:noProof/>
                <w:webHidden/>
              </w:rPr>
              <w:fldChar w:fldCharType="separate"/>
            </w:r>
            <w:r w:rsidR="00C35141">
              <w:rPr>
                <w:noProof/>
                <w:webHidden/>
              </w:rPr>
              <w:t>12</w:t>
            </w:r>
            <w:r w:rsidR="00C35141">
              <w:rPr>
                <w:noProof/>
                <w:webHidden/>
              </w:rPr>
              <w:fldChar w:fldCharType="end"/>
            </w:r>
          </w:hyperlink>
        </w:p>
        <w:p w:rsidR="00C35141" w:rsidRDefault="00DE2918">
          <w:pPr>
            <w:pStyle w:val="TOC3"/>
            <w:tabs>
              <w:tab w:val="left" w:pos="1540"/>
              <w:tab w:val="right" w:leader="dot" w:pos="9062"/>
            </w:tabs>
            <w:rPr>
              <w:rFonts w:eastAsiaTheme="minorEastAsia"/>
              <w:noProof/>
              <w:lang w:eastAsia="fr-FR"/>
            </w:rPr>
          </w:pPr>
          <w:hyperlink w:anchor="_Toc315695228" w:history="1">
            <w:r w:rsidR="00C35141" w:rsidRPr="00053BD1">
              <w:rPr>
                <w:rStyle w:val="Hyperlink"/>
                <w:noProof/>
              </w:rPr>
              <w:t>5.2.1</w:t>
            </w:r>
            <w:r w:rsidR="00C35141">
              <w:rPr>
                <w:rFonts w:eastAsiaTheme="minorEastAsia"/>
                <w:noProof/>
                <w:lang w:eastAsia="fr-FR"/>
              </w:rPr>
              <w:tab/>
            </w:r>
            <w:r w:rsidR="00C35141" w:rsidRPr="00053BD1">
              <w:rPr>
                <w:rStyle w:val="Hyperlink"/>
                <w:noProof/>
              </w:rPr>
              <w:t>Diagrammes des cas d’utilisation</w:t>
            </w:r>
            <w:r w:rsidR="00C35141">
              <w:rPr>
                <w:noProof/>
                <w:webHidden/>
              </w:rPr>
              <w:tab/>
            </w:r>
            <w:r w:rsidR="00C35141">
              <w:rPr>
                <w:noProof/>
                <w:webHidden/>
              </w:rPr>
              <w:fldChar w:fldCharType="begin"/>
            </w:r>
            <w:r w:rsidR="00C35141">
              <w:rPr>
                <w:noProof/>
                <w:webHidden/>
              </w:rPr>
              <w:instrText xml:space="preserve"> PAGEREF _Toc315695228 \h </w:instrText>
            </w:r>
            <w:r w:rsidR="00C35141">
              <w:rPr>
                <w:noProof/>
                <w:webHidden/>
              </w:rPr>
            </w:r>
            <w:r w:rsidR="00C35141">
              <w:rPr>
                <w:noProof/>
                <w:webHidden/>
              </w:rPr>
              <w:fldChar w:fldCharType="separate"/>
            </w:r>
            <w:r w:rsidR="00C35141">
              <w:rPr>
                <w:noProof/>
                <w:webHidden/>
              </w:rPr>
              <w:t>12</w:t>
            </w:r>
            <w:r w:rsidR="00C35141">
              <w:rPr>
                <w:noProof/>
                <w:webHidden/>
              </w:rPr>
              <w:fldChar w:fldCharType="end"/>
            </w:r>
          </w:hyperlink>
        </w:p>
        <w:p w:rsidR="00C35141" w:rsidRDefault="00DE2918">
          <w:pPr>
            <w:pStyle w:val="TOC3"/>
            <w:tabs>
              <w:tab w:val="left" w:pos="1540"/>
              <w:tab w:val="right" w:leader="dot" w:pos="9062"/>
            </w:tabs>
            <w:rPr>
              <w:rFonts w:eastAsiaTheme="minorEastAsia"/>
              <w:noProof/>
              <w:lang w:eastAsia="fr-FR"/>
            </w:rPr>
          </w:pPr>
          <w:hyperlink w:anchor="_Toc315695229" w:history="1">
            <w:r w:rsidR="00C35141" w:rsidRPr="00053BD1">
              <w:rPr>
                <w:rStyle w:val="Hyperlink"/>
                <w:noProof/>
              </w:rPr>
              <w:t>5.2.2</w:t>
            </w:r>
            <w:r w:rsidR="00C35141">
              <w:rPr>
                <w:rFonts w:eastAsiaTheme="minorEastAsia"/>
                <w:noProof/>
                <w:lang w:eastAsia="fr-FR"/>
              </w:rPr>
              <w:tab/>
            </w:r>
            <w:r w:rsidR="00C35141" w:rsidRPr="00053BD1">
              <w:rPr>
                <w:rStyle w:val="Hyperlink"/>
                <w:noProof/>
              </w:rPr>
              <w:t>Diagramme de classe</w:t>
            </w:r>
            <w:r w:rsidR="00C35141">
              <w:rPr>
                <w:noProof/>
                <w:webHidden/>
              </w:rPr>
              <w:tab/>
            </w:r>
            <w:r w:rsidR="00C35141">
              <w:rPr>
                <w:noProof/>
                <w:webHidden/>
              </w:rPr>
              <w:fldChar w:fldCharType="begin"/>
            </w:r>
            <w:r w:rsidR="00C35141">
              <w:rPr>
                <w:noProof/>
                <w:webHidden/>
              </w:rPr>
              <w:instrText xml:space="preserve"> PAGEREF _Toc315695229 \h </w:instrText>
            </w:r>
            <w:r w:rsidR="00C35141">
              <w:rPr>
                <w:noProof/>
                <w:webHidden/>
              </w:rPr>
            </w:r>
            <w:r w:rsidR="00C35141">
              <w:rPr>
                <w:noProof/>
                <w:webHidden/>
              </w:rPr>
              <w:fldChar w:fldCharType="separate"/>
            </w:r>
            <w:r w:rsidR="00C35141">
              <w:rPr>
                <w:noProof/>
                <w:webHidden/>
              </w:rPr>
              <w:t>13</w:t>
            </w:r>
            <w:r w:rsidR="00C35141">
              <w:rPr>
                <w:noProof/>
                <w:webHidden/>
              </w:rPr>
              <w:fldChar w:fldCharType="end"/>
            </w:r>
          </w:hyperlink>
        </w:p>
        <w:p w:rsidR="00C35141" w:rsidRDefault="00DE2918">
          <w:pPr>
            <w:pStyle w:val="TOC3"/>
            <w:tabs>
              <w:tab w:val="left" w:pos="1540"/>
              <w:tab w:val="right" w:leader="dot" w:pos="9062"/>
            </w:tabs>
            <w:rPr>
              <w:rFonts w:eastAsiaTheme="minorEastAsia"/>
              <w:noProof/>
              <w:lang w:eastAsia="fr-FR"/>
            </w:rPr>
          </w:pPr>
          <w:hyperlink w:anchor="_Toc315695230" w:history="1">
            <w:r w:rsidR="00C35141" w:rsidRPr="00053BD1">
              <w:rPr>
                <w:rStyle w:val="Hyperlink"/>
                <w:noProof/>
              </w:rPr>
              <w:t>5.2.3</w:t>
            </w:r>
            <w:r w:rsidR="00C35141">
              <w:rPr>
                <w:rFonts w:eastAsiaTheme="minorEastAsia"/>
                <w:noProof/>
                <w:lang w:eastAsia="fr-FR"/>
              </w:rPr>
              <w:tab/>
            </w:r>
            <w:r w:rsidR="00C35141" w:rsidRPr="00053BD1">
              <w:rPr>
                <w:rStyle w:val="Hyperlink"/>
                <w:noProof/>
              </w:rPr>
              <w:t>Maquettage</w:t>
            </w:r>
            <w:r w:rsidR="00C35141">
              <w:rPr>
                <w:noProof/>
                <w:webHidden/>
              </w:rPr>
              <w:tab/>
            </w:r>
            <w:r w:rsidR="00C35141">
              <w:rPr>
                <w:noProof/>
                <w:webHidden/>
              </w:rPr>
              <w:fldChar w:fldCharType="begin"/>
            </w:r>
            <w:r w:rsidR="00C35141">
              <w:rPr>
                <w:noProof/>
                <w:webHidden/>
              </w:rPr>
              <w:instrText xml:space="preserve"> PAGEREF _Toc315695230 \h </w:instrText>
            </w:r>
            <w:r w:rsidR="00C35141">
              <w:rPr>
                <w:noProof/>
                <w:webHidden/>
              </w:rPr>
            </w:r>
            <w:r w:rsidR="00C35141">
              <w:rPr>
                <w:noProof/>
                <w:webHidden/>
              </w:rPr>
              <w:fldChar w:fldCharType="separate"/>
            </w:r>
            <w:r w:rsidR="00C35141">
              <w:rPr>
                <w:noProof/>
                <w:webHidden/>
              </w:rPr>
              <w:t>15</w:t>
            </w:r>
            <w:r w:rsidR="00C35141">
              <w:rPr>
                <w:noProof/>
                <w:webHidden/>
              </w:rPr>
              <w:fldChar w:fldCharType="end"/>
            </w:r>
          </w:hyperlink>
        </w:p>
        <w:p w:rsidR="00C35141" w:rsidRDefault="00DE2918">
          <w:pPr>
            <w:pStyle w:val="TOC2"/>
            <w:tabs>
              <w:tab w:val="left" w:pos="1320"/>
              <w:tab w:val="right" w:leader="dot" w:pos="9062"/>
            </w:tabs>
            <w:rPr>
              <w:rFonts w:eastAsiaTheme="minorEastAsia"/>
              <w:noProof/>
              <w:lang w:eastAsia="fr-FR"/>
            </w:rPr>
          </w:pPr>
          <w:hyperlink w:anchor="_Toc315695231" w:history="1">
            <w:r w:rsidR="00C35141" w:rsidRPr="00053BD1">
              <w:rPr>
                <w:rStyle w:val="Hyperlink"/>
                <w:noProof/>
              </w:rPr>
              <w:t>5.3</w:t>
            </w:r>
            <w:r w:rsidR="00C35141">
              <w:rPr>
                <w:rFonts w:eastAsiaTheme="minorEastAsia"/>
                <w:noProof/>
                <w:lang w:eastAsia="fr-FR"/>
              </w:rPr>
              <w:tab/>
            </w:r>
            <w:r w:rsidR="00C35141" w:rsidRPr="00053BD1">
              <w:rPr>
                <w:rStyle w:val="Hyperlink"/>
                <w:noProof/>
              </w:rPr>
              <w:t>Développement</w:t>
            </w:r>
            <w:r w:rsidR="00C35141">
              <w:rPr>
                <w:noProof/>
                <w:webHidden/>
              </w:rPr>
              <w:tab/>
            </w:r>
            <w:r w:rsidR="00C35141">
              <w:rPr>
                <w:noProof/>
                <w:webHidden/>
              </w:rPr>
              <w:fldChar w:fldCharType="begin"/>
            </w:r>
            <w:r w:rsidR="00C35141">
              <w:rPr>
                <w:noProof/>
                <w:webHidden/>
              </w:rPr>
              <w:instrText xml:space="preserve"> PAGEREF _Toc315695231 \h </w:instrText>
            </w:r>
            <w:r w:rsidR="00C35141">
              <w:rPr>
                <w:noProof/>
                <w:webHidden/>
              </w:rPr>
            </w:r>
            <w:r w:rsidR="00C35141">
              <w:rPr>
                <w:noProof/>
                <w:webHidden/>
              </w:rPr>
              <w:fldChar w:fldCharType="separate"/>
            </w:r>
            <w:r w:rsidR="00C35141">
              <w:rPr>
                <w:noProof/>
                <w:webHidden/>
              </w:rPr>
              <w:t>15</w:t>
            </w:r>
            <w:r w:rsidR="00C35141">
              <w:rPr>
                <w:noProof/>
                <w:webHidden/>
              </w:rPr>
              <w:fldChar w:fldCharType="end"/>
            </w:r>
          </w:hyperlink>
        </w:p>
        <w:p w:rsidR="00C35141" w:rsidRDefault="00DE2918">
          <w:pPr>
            <w:pStyle w:val="TOC3"/>
            <w:tabs>
              <w:tab w:val="left" w:pos="1540"/>
              <w:tab w:val="right" w:leader="dot" w:pos="9062"/>
            </w:tabs>
            <w:rPr>
              <w:rFonts w:eastAsiaTheme="minorEastAsia"/>
              <w:noProof/>
              <w:lang w:eastAsia="fr-FR"/>
            </w:rPr>
          </w:pPr>
          <w:hyperlink w:anchor="_Toc315695232" w:history="1">
            <w:r w:rsidR="00C35141" w:rsidRPr="00053BD1">
              <w:rPr>
                <w:rStyle w:val="Hyperlink"/>
                <w:noProof/>
              </w:rPr>
              <w:t>5.3.1</w:t>
            </w:r>
            <w:r w:rsidR="00C35141">
              <w:rPr>
                <w:rFonts w:eastAsiaTheme="minorEastAsia"/>
                <w:noProof/>
                <w:lang w:eastAsia="fr-FR"/>
              </w:rPr>
              <w:tab/>
            </w:r>
            <w:r w:rsidR="00C35141" w:rsidRPr="00053BD1">
              <w:rPr>
                <w:rStyle w:val="Hyperlink"/>
                <w:noProof/>
              </w:rPr>
              <w:t>Les commandes AT</w:t>
            </w:r>
            <w:r w:rsidR="00C35141">
              <w:rPr>
                <w:noProof/>
                <w:webHidden/>
              </w:rPr>
              <w:tab/>
            </w:r>
            <w:r w:rsidR="00C35141">
              <w:rPr>
                <w:noProof/>
                <w:webHidden/>
              </w:rPr>
              <w:fldChar w:fldCharType="begin"/>
            </w:r>
            <w:r w:rsidR="00C35141">
              <w:rPr>
                <w:noProof/>
                <w:webHidden/>
              </w:rPr>
              <w:instrText xml:space="preserve"> PAGEREF _Toc315695232 \h </w:instrText>
            </w:r>
            <w:r w:rsidR="00C35141">
              <w:rPr>
                <w:noProof/>
                <w:webHidden/>
              </w:rPr>
            </w:r>
            <w:r w:rsidR="00C35141">
              <w:rPr>
                <w:noProof/>
                <w:webHidden/>
              </w:rPr>
              <w:fldChar w:fldCharType="separate"/>
            </w:r>
            <w:r w:rsidR="00C35141">
              <w:rPr>
                <w:noProof/>
                <w:webHidden/>
              </w:rPr>
              <w:t>15</w:t>
            </w:r>
            <w:r w:rsidR="00C35141">
              <w:rPr>
                <w:noProof/>
                <w:webHidden/>
              </w:rPr>
              <w:fldChar w:fldCharType="end"/>
            </w:r>
          </w:hyperlink>
        </w:p>
        <w:p w:rsidR="00C35141" w:rsidRDefault="00DE2918">
          <w:pPr>
            <w:pStyle w:val="TOC3"/>
            <w:tabs>
              <w:tab w:val="left" w:pos="1540"/>
              <w:tab w:val="right" w:leader="dot" w:pos="9062"/>
            </w:tabs>
            <w:rPr>
              <w:rFonts w:eastAsiaTheme="minorEastAsia"/>
              <w:noProof/>
              <w:lang w:eastAsia="fr-FR"/>
            </w:rPr>
          </w:pPr>
          <w:hyperlink w:anchor="_Toc315695233" w:history="1">
            <w:r w:rsidR="00C35141" w:rsidRPr="00053BD1">
              <w:rPr>
                <w:rStyle w:val="Hyperlink"/>
                <w:noProof/>
              </w:rPr>
              <w:t>5.3.2</w:t>
            </w:r>
            <w:r w:rsidR="00C35141">
              <w:rPr>
                <w:rFonts w:eastAsiaTheme="minorEastAsia"/>
                <w:noProof/>
                <w:lang w:eastAsia="fr-FR"/>
              </w:rPr>
              <w:tab/>
            </w:r>
            <w:r w:rsidR="00C35141" w:rsidRPr="00053BD1">
              <w:rPr>
                <w:rStyle w:val="Hyperlink"/>
                <w:noProof/>
              </w:rPr>
              <w:t>Le mode PDU et la librairie ATSMS</w:t>
            </w:r>
            <w:r w:rsidR="00C35141">
              <w:rPr>
                <w:noProof/>
                <w:webHidden/>
              </w:rPr>
              <w:tab/>
            </w:r>
            <w:r w:rsidR="00C35141">
              <w:rPr>
                <w:noProof/>
                <w:webHidden/>
              </w:rPr>
              <w:fldChar w:fldCharType="begin"/>
            </w:r>
            <w:r w:rsidR="00C35141">
              <w:rPr>
                <w:noProof/>
                <w:webHidden/>
              </w:rPr>
              <w:instrText xml:space="preserve"> PAGEREF _Toc315695233 \h </w:instrText>
            </w:r>
            <w:r w:rsidR="00C35141">
              <w:rPr>
                <w:noProof/>
                <w:webHidden/>
              </w:rPr>
            </w:r>
            <w:r w:rsidR="00C35141">
              <w:rPr>
                <w:noProof/>
                <w:webHidden/>
              </w:rPr>
              <w:fldChar w:fldCharType="separate"/>
            </w:r>
            <w:r w:rsidR="00C35141">
              <w:rPr>
                <w:noProof/>
                <w:webHidden/>
              </w:rPr>
              <w:t>18</w:t>
            </w:r>
            <w:r w:rsidR="00C35141">
              <w:rPr>
                <w:noProof/>
                <w:webHidden/>
              </w:rPr>
              <w:fldChar w:fldCharType="end"/>
            </w:r>
          </w:hyperlink>
        </w:p>
        <w:p w:rsidR="00C35141" w:rsidRDefault="00DE2918">
          <w:pPr>
            <w:pStyle w:val="TOC3"/>
            <w:tabs>
              <w:tab w:val="left" w:pos="1540"/>
              <w:tab w:val="right" w:leader="dot" w:pos="9062"/>
            </w:tabs>
            <w:rPr>
              <w:rFonts w:eastAsiaTheme="minorEastAsia"/>
              <w:noProof/>
              <w:lang w:eastAsia="fr-FR"/>
            </w:rPr>
          </w:pPr>
          <w:hyperlink w:anchor="_Toc315695234" w:history="1">
            <w:r w:rsidR="00C35141" w:rsidRPr="00053BD1">
              <w:rPr>
                <w:rStyle w:val="Hyperlink"/>
                <w:noProof/>
              </w:rPr>
              <w:t>5.3.3</w:t>
            </w:r>
            <w:r w:rsidR="00C35141">
              <w:rPr>
                <w:rFonts w:eastAsiaTheme="minorEastAsia"/>
                <w:noProof/>
                <w:lang w:eastAsia="fr-FR"/>
              </w:rPr>
              <w:tab/>
            </w:r>
            <w:r w:rsidR="00C35141" w:rsidRPr="00053BD1">
              <w:rPr>
                <w:rStyle w:val="Hyperlink"/>
                <w:noProof/>
              </w:rPr>
              <w:t>Le service SMS</w:t>
            </w:r>
            <w:r w:rsidR="00C35141">
              <w:rPr>
                <w:noProof/>
                <w:webHidden/>
              </w:rPr>
              <w:tab/>
            </w:r>
            <w:r w:rsidR="00C35141">
              <w:rPr>
                <w:noProof/>
                <w:webHidden/>
              </w:rPr>
              <w:fldChar w:fldCharType="begin"/>
            </w:r>
            <w:r w:rsidR="00C35141">
              <w:rPr>
                <w:noProof/>
                <w:webHidden/>
              </w:rPr>
              <w:instrText xml:space="preserve"> PAGEREF _Toc315695234 \h </w:instrText>
            </w:r>
            <w:r w:rsidR="00C35141">
              <w:rPr>
                <w:noProof/>
                <w:webHidden/>
              </w:rPr>
            </w:r>
            <w:r w:rsidR="00C35141">
              <w:rPr>
                <w:noProof/>
                <w:webHidden/>
              </w:rPr>
              <w:fldChar w:fldCharType="separate"/>
            </w:r>
            <w:r w:rsidR="00C35141">
              <w:rPr>
                <w:noProof/>
                <w:webHidden/>
              </w:rPr>
              <w:t>19</w:t>
            </w:r>
            <w:r w:rsidR="00C35141">
              <w:rPr>
                <w:noProof/>
                <w:webHidden/>
              </w:rPr>
              <w:fldChar w:fldCharType="end"/>
            </w:r>
          </w:hyperlink>
        </w:p>
        <w:p w:rsidR="00C35141" w:rsidRDefault="00DE2918">
          <w:pPr>
            <w:pStyle w:val="TOC3"/>
            <w:tabs>
              <w:tab w:val="left" w:pos="1540"/>
              <w:tab w:val="right" w:leader="dot" w:pos="9062"/>
            </w:tabs>
            <w:rPr>
              <w:rFonts w:eastAsiaTheme="minorEastAsia"/>
              <w:noProof/>
              <w:lang w:eastAsia="fr-FR"/>
            </w:rPr>
          </w:pPr>
          <w:hyperlink w:anchor="_Toc315695235" w:history="1">
            <w:r w:rsidR="00C35141" w:rsidRPr="00053BD1">
              <w:rPr>
                <w:rStyle w:val="Hyperlink"/>
                <w:noProof/>
              </w:rPr>
              <w:t>5.3.4</w:t>
            </w:r>
            <w:r w:rsidR="00C35141">
              <w:rPr>
                <w:rFonts w:eastAsiaTheme="minorEastAsia"/>
                <w:noProof/>
                <w:lang w:eastAsia="fr-FR"/>
              </w:rPr>
              <w:tab/>
            </w:r>
            <w:r w:rsidR="00C35141" w:rsidRPr="00053BD1">
              <w:rPr>
                <w:rStyle w:val="Hyperlink"/>
                <w:noProof/>
              </w:rPr>
              <w:t>La base de données</w:t>
            </w:r>
            <w:r w:rsidR="00C35141">
              <w:rPr>
                <w:noProof/>
                <w:webHidden/>
              </w:rPr>
              <w:tab/>
            </w:r>
            <w:r w:rsidR="00C35141">
              <w:rPr>
                <w:noProof/>
                <w:webHidden/>
              </w:rPr>
              <w:fldChar w:fldCharType="begin"/>
            </w:r>
            <w:r w:rsidR="00C35141">
              <w:rPr>
                <w:noProof/>
                <w:webHidden/>
              </w:rPr>
              <w:instrText xml:space="preserve"> PAGEREF _Toc315695235 \h </w:instrText>
            </w:r>
            <w:r w:rsidR="00C35141">
              <w:rPr>
                <w:noProof/>
                <w:webHidden/>
              </w:rPr>
            </w:r>
            <w:r w:rsidR="00C35141">
              <w:rPr>
                <w:noProof/>
                <w:webHidden/>
              </w:rPr>
              <w:fldChar w:fldCharType="separate"/>
            </w:r>
            <w:r w:rsidR="00C35141">
              <w:rPr>
                <w:noProof/>
                <w:webHidden/>
              </w:rPr>
              <w:t>20</w:t>
            </w:r>
            <w:r w:rsidR="00C35141">
              <w:rPr>
                <w:noProof/>
                <w:webHidden/>
              </w:rPr>
              <w:fldChar w:fldCharType="end"/>
            </w:r>
          </w:hyperlink>
        </w:p>
        <w:p w:rsidR="00C35141" w:rsidRDefault="00DE2918">
          <w:pPr>
            <w:pStyle w:val="TOC3"/>
            <w:tabs>
              <w:tab w:val="left" w:pos="1540"/>
              <w:tab w:val="right" w:leader="dot" w:pos="9062"/>
            </w:tabs>
            <w:rPr>
              <w:rFonts w:eastAsiaTheme="minorEastAsia"/>
              <w:noProof/>
              <w:lang w:eastAsia="fr-FR"/>
            </w:rPr>
          </w:pPr>
          <w:hyperlink w:anchor="_Toc315695236" w:history="1">
            <w:r w:rsidR="00C35141" w:rsidRPr="00053BD1">
              <w:rPr>
                <w:rStyle w:val="Hyperlink"/>
                <w:noProof/>
              </w:rPr>
              <w:t>5.3.5</w:t>
            </w:r>
            <w:r w:rsidR="00C35141">
              <w:rPr>
                <w:rFonts w:eastAsiaTheme="minorEastAsia"/>
                <w:noProof/>
                <w:lang w:eastAsia="fr-FR"/>
              </w:rPr>
              <w:tab/>
            </w:r>
            <w:r w:rsidR="00C35141" w:rsidRPr="00053BD1">
              <w:rPr>
                <w:rStyle w:val="Hyperlink"/>
                <w:noProof/>
              </w:rPr>
              <w:t>L’interface graphique</w:t>
            </w:r>
            <w:r w:rsidR="00C35141">
              <w:rPr>
                <w:noProof/>
                <w:webHidden/>
              </w:rPr>
              <w:tab/>
            </w:r>
            <w:r w:rsidR="00C35141">
              <w:rPr>
                <w:noProof/>
                <w:webHidden/>
              </w:rPr>
              <w:fldChar w:fldCharType="begin"/>
            </w:r>
            <w:r w:rsidR="00C35141">
              <w:rPr>
                <w:noProof/>
                <w:webHidden/>
              </w:rPr>
              <w:instrText xml:space="preserve"> PAGEREF _Toc315695236 \h </w:instrText>
            </w:r>
            <w:r w:rsidR="00C35141">
              <w:rPr>
                <w:noProof/>
                <w:webHidden/>
              </w:rPr>
            </w:r>
            <w:r w:rsidR="00C35141">
              <w:rPr>
                <w:noProof/>
                <w:webHidden/>
              </w:rPr>
              <w:fldChar w:fldCharType="separate"/>
            </w:r>
            <w:r w:rsidR="00C35141">
              <w:rPr>
                <w:noProof/>
                <w:webHidden/>
              </w:rPr>
              <w:t>21</w:t>
            </w:r>
            <w:r w:rsidR="00C35141">
              <w:rPr>
                <w:noProof/>
                <w:webHidden/>
              </w:rPr>
              <w:fldChar w:fldCharType="end"/>
            </w:r>
          </w:hyperlink>
        </w:p>
        <w:p w:rsidR="00C35141" w:rsidRDefault="00DE2918">
          <w:pPr>
            <w:pStyle w:val="TOC2"/>
            <w:tabs>
              <w:tab w:val="left" w:pos="1320"/>
              <w:tab w:val="right" w:leader="dot" w:pos="9062"/>
            </w:tabs>
            <w:rPr>
              <w:rFonts w:eastAsiaTheme="minorEastAsia"/>
              <w:noProof/>
              <w:lang w:eastAsia="fr-FR"/>
            </w:rPr>
          </w:pPr>
          <w:hyperlink w:anchor="_Toc315695237" w:history="1">
            <w:r w:rsidR="00C35141" w:rsidRPr="00053BD1">
              <w:rPr>
                <w:rStyle w:val="Hyperlink"/>
                <w:noProof/>
              </w:rPr>
              <w:t>5.4</w:t>
            </w:r>
            <w:r w:rsidR="00C35141">
              <w:rPr>
                <w:rFonts w:eastAsiaTheme="minorEastAsia"/>
                <w:noProof/>
                <w:lang w:eastAsia="fr-FR"/>
              </w:rPr>
              <w:tab/>
            </w:r>
            <w:r w:rsidR="00C35141" w:rsidRPr="00053BD1">
              <w:rPr>
                <w:rStyle w:val="Hyperlink"/>
                <w:noProof/>
              </w:rPr>
              <w:t>Tests</w:t>
            </w:r>
            <w:r w:rsidR="00C35141">
              <w:rPr>
                <w:noProof/>
                <w:webHidden/>
              </w:rPr>
              <w:tab/>
            </w:r>
            <w:r w:rsidR="00C35141">
              <w:rPr>
                <w:noProof/>
                <w:webHidden/>
              </w:rPr>
              <w:fldChar w:fldCharType="begin"/>
            </w:r>
            <w:r w:rsidR="00C35141">
              <w:rPr>
                <w:noProof/>
                <w:webHidden/>
              </w:rPr>
              <w:instrText xml:space="preserve"> PAGEREF _Toc315695237 \h </w:instrText>
            </w:r>
            <w:r w:rsidR="00C35141">
              <w:rPr>
                <w:noProof/>
                <w:webHidden/>
              </w:rPr>
            </w:r>
            <w:r w:rsidR="00C35141">
              <w:rPr>
                <w:noProof/>
                <w:webHidden/>
              </w:rPr>
              <w:fldChar w:fldCharType="separate"/>
            </w:r>
            <w:r w:rsidR="00C35141">
              <w:rPr>
                <w:noProof/>
                <w:webHidden/>
              </w:rPr>
              <w:t>23</w:t>
            </w:r>
            <w:r w:rsidR="00C35141">
              <w:rPr>
                <w:noProof/>
                <w:webHidden/>
              </w:rPr>
              <w:fldChar w:fldCharType="end"/>
            </w:r>
          </w:hyperlink>
        </w:p>
        <w:p w:rsidR="00C35141" w:rsidRDefault="00DE2918">
          <w:pPr>
            <w:pStyle w:val="TOC2"/>
            <w:tabs>
              <w:tab w:val="left" w:pos="1320"/>
              <w:tab w:val="right" w:leader="dot" w:pos="9062"/>
            </w:tabs>
            <w:rPr>
              <w:rFonts w:eastAsiaTheme="minorEastAsia"/>
              <w:noProof/>
              <w:lang w:eastAsia="fr-FR"/>
            </w:rPr>
          </w:pPr>
          <w:hyperlink w:anchor="_Toc315695238" w:history="1">
            <w:r w:rsidR="00C35141" w:rsidRPr="00053BD1">
              <w:rPr>
                <w:rStyle w:val="Hyperlink"/>
                <w:noProof/>
              </w:rPr>
              <w:t>5.5</w:t>
            </w:r>
            <w:r w:rsidR="00C35141">
              <w:rPr>
                <w:rFonts w:eastAsiaTheme="minorEastAsia"/>
                <w:noProof/>
                <w:lang w:eastAsia="fr-FR"/>
              </w:rPr>
              <w:tab/>
            </w:r>
            <w:r w:rsidR="00C35141" w:rsidRPr="00053BD1">
              <w:rPr>
                <w:rStyle w:val="Hyperlink"/>
                <w:noProof/>
              </w:rPr>
              <w:t>Limites</w:t>
            </w:r>
            <w:r w:rsidR="00C35141">
              <w:rPr>
                <w:noProof/>
                <w:webHidden/>
              </w:rPr>
              <w:tab/>
            </w:r>
            <w:r w:rsidR="00C35141">
              <w:rPr>
                <w:noProof/>
                <w:webHidden/>
              </w:rPr>
              <w:fldChar w:fldCharType="begin"/>
            </w:r>
            <w:r w:rsidR="00C35141">
              <w:rPr>
                <w:noProof/>
                <w:webHidden/>
              </w:rPr>
              <w:instrText xml:space="preserve"> PAGEREF _Toc315695238 \h </w:instrText>
            </w:r>
            <w:r w:rsidR="00C35141">
              <w:rPr>
                <w:noProof/>
                <w:webHidden/>
              </w:rPr>
            </w:r>
            <w:r w:rsidR="00C35141">
              <w:rPr>
                <w:noProof/>
                <w:webHidden/>
              </w:rPr>
              <w:fldChar w:fldCharType="separate"/>
            </w:r>
            <w:r w:rsidR="00C35141">
              <w:rPr>
                <w:noProof/>
                <w:webHidden/>
              </w:rPr>
              <w:t>23</w:t>
            </w:r>
            <w:r w:rsidR="00C35141">
              <w:rPr>
                <w:noProof/>
                <w:webHidden/>
              </w:rPr>
              <w:fldChar w:fldCharType="end"/>
            </w:r>
          </w:hyperlink>
        </w:p>
        <w:p w:rsidR="00C35141" w:rsidRDefault="00DE2918">
          <w:pPr>
            <w:pStyle w:val="TOC2"/>
            <w:tabs>
              <w:tab w:val="left" w:pos="1320"/>
              <w:tab w:val="right" w:leader="dot" w:pos="9062"/>
            </w:tabs>
            <w:rPr>
              <w:rFonts w:eastAsiaTheme="minorEastAsia"/>
              <w:noProof/>
              <w:lang w:eastAsia="fr-FR"/>
            </w:rPr>
          </w:pPr>
          <w:hyperlink w:anchor="_Toc315695239" w:history="1">
            <w:r w:rsidR="00C35141" w:rsidRPr="00053BD1">
              <w:rPr>
                <w:rStyle w:val="Hyperlink"/>
                <w:noProof/>
              </w:rPr>
              <w:t>5.6</w:t>
            </w:r>
            <w:r w:rsidR="00C35141">
              <w:rPr>
                <w:rFonts w:eastAsiaTheme="minorEastAsia"/>
                <w:noProof/>
                <w:lang w:eastAsia="fr-FR"/>
              </w:rPr>
              <w:tab/>
            </w:r>
            <w:r w:rsidR="00C35141" w:rsidRPr="00053BD1">
              <w:rPr>
                <w:rStyle w:val="Hyperlink"/>
                <w:noProof/>
              </w:rPr>
              <w:t>Améliorations possibles</w:t>
            </w:r>
            <w:r w:rsidR="00C35141">
              <w:rPr>
                <w:noProof/>
                <w:webHidden/>
              </w:rPr>
              <w:tab/>
            </w:r>
            <w:r w:rsidR="00C35141">
              <w:rPr>
                <w:noProof/>
                <w:webHidden/>
              </w:rPr>
              <w:fldChar w:fldCharType="begin"/>
            </w:r>
            <w:r w:rsidR="00C35141">
              <w:rPr>
                <w:noProof/>
                <w:webHidden/>
              </w:rPr>
              <w:instrText xml:space="preserve"> PAGEREF _Toc315695239 \h </w:instrText>
            </w:r>
            <w:r w:rsidR="00C35141">
              <w:rPr>
                <w:noProof/>
                <w:webHidden/>
              </w:rPr>
            </w:r>
            <w:r w:rsidR="00C35141">
              <w:rPr>
                <w:noProof/>
                <w:webHidden/>
              </w:rPr>
              <w:fldChar w:fldCharType="separate"/>
            </w:r>
            <w:r w:rsidR="00C35141">
              <w:rPr>
                <w:noProof/>
                <w:webHidden/>
              </w:rPr>
              <w:t>24</w:t>
            </w:r>
            <w:r w:rsidR="00C35141">
              <w:rPr>
                <w:noProof/>
                <w:webHidden/>
              </w:rPr>
              <w:fldChar w:fldCharType="end"/>
            </w:r>
          </w:hyperlink>
        </w:p>
        <w:p w:rsidR="00C35141" w:rsidRDefault="00DE2918">
          <w:pPr>
            <w:pStyle w:val="TOC1"/>
            <w:tabs>
              <w:tab w:val="left" w:pos="880"/>
              <w:tab w:val="right" w:leader="dot" w:pos="9062"/>
            </w:tabs>
            <w:rPr>
              <w:rFonts w:eastAsiaTheme="minorEastAsia"/>
              <w:noProof/>
              <w:lang w:eastAsia="fr-FR"/>
            </w:rPr>
          </w:pPr>
          <w:hyperlink w:anchor="_Toc315695240" w:history="1">
            <w:r w:rsidR="00C35141" w:rsidRPr="00053BD1">
              <w:rPr>
                <w:rStyle w:val="Hyperlink"/>
                <w:noProof/>
              </w:rPr>
              <w:t>6</w:t>
            </w:r>
            <w:r w:rsidR="00C35141">
              <w:rPr>
                <w:rFonts w:eastAsiaTheme="minorEastAsia"/>
                <w:noProof/>
                <w:lang w:eastAsia="fr-FR"/>
              </w:rPr>
              <w:tab/>
            </w:r>
            <w:r w:rsidR="00C35141" w:rsidRPr="00053BD1">
              <w:rPr>
                <w:rStyle w:val="Hyperlink"/>
                <w:noProof/>
              </w:rPr>
              <w:t>Difficultés rencontrées</w:t>
            </w:r>
            <w:r w:rsidR="00C35141">
              <w:rPr>
                <w:noProof/>
                <w:webHidden/>
              </w:rPr>
              <w:tab/>
            </w:r>
            <w:r w:rsidR="00C35141">
              <w:rPr>
                <w:noProof/>
                <w:webHidden/>
              </w:rPr>
              <w:fldChar w:fldCharType="begin"/>
            </w:r>
            <w:r w:rsidR="00C35141">
              <w:rPr>
                <w:noProof/>
                <w:webHidden/>
              </w:rPr>
              <w:instrText xml:space="preserve"> PAGEREF _Toc315695240 \h </w:instrText>
            </w:r>
            <w:r w:rsidR="00C35141">
              <w:rPr>
                <w:noProof/>
                <w:webHidden/>
              </w:rPr>
            </w:r>
            <w:r w:rsidR="00C35141">
              <w:rPr>
                <w:noProof/>
                <w:webHidden/>
              </w:rPr>
              <w:fldChar w:fldCharType="separate"/>
            </w:r>
            <w:r w:rsidR="00C35141">
              <w:rPr>
                <w:noProof/>
                <w:webHidden/>
              </w:rPr>
              <w:t>25</w:t>
            </w:r>
            <w:r w:rsidR="00C35141">
              <w:rPr>
                <w:noProof/>
                <w:webHidden/>
              </w:rPr>
              <w:fldChar w:fldCharType="end"/>
            </w:r>
          </w:hyperlink>
        </w:p>
        <w:p w:rsidR="00C35141" w:rsidRDefault="00DE2918">
          <w:pPr>
            <w:pStyle w:val="TOC1"/>
            <w:tabs>
              <w:tab w:val="left" w:pos="880"/>
              <w:tab w:val="right" w:leader="dot" w:pos="9062"/>
            </w:tabs>
            <w:rPr>
              <w:rFonts w:eastAsiaTheme="minorEastAsia"/>
              <w:noProof/>
              <w:lang w:eastAsia="fr-FR"/>
            </w:rPr>
          </w:pPr>
          <w:hyperlink w:anchor="_Toc315695241" w:history="1">
            <w:r w:rsidR="00C35141" w:rsidRPr="00053BD1">
              <w:rPr>
                <w:rStyle w:val="Hyperlink"/>
                <w:noProof/>
              </w:rPr>
              <w:t>7</w:t>
            </w:r>
            <w:r w:rsidR="00C35141">
              <w:rPr>
                <w:rFonts w:eastAsiaTheme="minorEastAsia"/>
                <w:noProof/>
                <w:lang w:eastAsia="fr-FR"/>
              </w:rPr>
              <w:tab/>
            </w:r>
            <w:r w:rsidR="00C35141" w:rsidRPr="00053BD1">
              <w:rPr>
                <w:rStyle w:val="Hyperlink"/>
                <w:noProof/>
              </w:rPr>
              <w:t>Conclusion</w:t>
            </w:r>
            <w:r w:rsidR="00C35141">
              <w:rPr>
                <w:noProof/>
                <w:webHidden/>
              </w:rPr>
              <w:tab/>
            </w:r>
            <w:r w:rsidR="00C35141">
              <w:rPr>
                <w:noProof/>
                <w:webHidden/>
              </w:rPr>
              <w:fldChar w:fldCharType="begin"/>
            </w:r>
            <w:r w:rsidR="00C35141">
              <w:rPr>
                <w:noProof/>
                <w:webHidden/>
              </w:rPr>
              <w:instrText xml:space="preserve"> PAGEREF _Toc315695241 \h </w:instrText>
            </w:r>
            <w:r w:rsidR="00C35141">
              <w:rPr>
                <w:noProof/>
                <w:webHidden/>
              </w:rPr>
            </w:r>
            <w:r w:rsidR="00C35141">
              <w:rPr>
                <w:noProof/>
                <w:webHidden/>
              </w:rPr>
              <w:fldChar w:fldCharType="separate"/>
            </w:r>
            <w:r w:rsidR="00C35141">
              <w:rPr>
                <w:noProof/>
                <w:webHidden/>
              </w:rPr>
              <w:t>26</w:t>
            </w:r>
            <w:r w:rsidR="00C35141">
              <w:rPr>
                <w:noProof/>
                <w:webHidden/>
              </w:rPr>
              <w:fldChar w:fldCharType="end"/>
            </w:r>
          </w:hyperlink>
        </w:p>
        <w:p w:rsidR="00C35141" w:rsidRDefault="00DE2918">
          <w:pPr>
            <w:pStyle w:val="TOC1"/>
            <w:tabs>
              <w:tab w:val="right" w:leader="dot" w:pos="9062"/>
            </w:tabs>
            <w:rPr>
              <w:rFonts w:eastAsiaTheme="minorEastAsia"/>
              <w:noProof/>
              <w:lang w:eastAsia="fr-FR"/>
            </w:rPr>
          </w:pPr>
          <w:hyperlink w:anchor="_Toc315695242" w:history="1">
            <w:r w:rsidR="00C35141" w:rsidRPr="00053BD1">
              <w:rPr>
                <w:rStyle w:val="Hyperlink"/>
                <w:noProof/>
              </w:rPr>
              <w:t>Glossaire</w:t>
            </w:r>
            <w:r w:rsidR="00C35141">
              <w:rPr>
                <w:noProof/>
                <w:webHidden/>
              </w:rPr>
              <w:tab/>
            </w:r>
            <w:r w:rsidR="00C35141">
              <w:rPr>
                <w:noProof/>
                <w:webHidden/>
              </w:rPr>
              <w:fldChar w:fldCharType="begin"/>
            </w:r>
            <w:r w:rsidR="00C35141">
              <w:rPr>
                <w:noProof/>
                <w:webHidden/>
              </w:rPr>
              <w:instrText xml:space="preserve"> PAGEREF _Toc315695242 \h </w:instrText>
            </w:r>
            <w:r w:rsidR="00C35141">
              <w:rPr>
                <w:noProof/>
                <w:webHidden/>
              </w:rPr>
            </w:r>
            <w:r w:rsidR="00C35141">
              <w:rPr>
                <w:noProof/>
                <w:webHidden/>
              </w:rPr>
              <w:fldChar w:fldCharType="separate"/>
            </w:r>
            <w:r w:rsidR="00C35141">
              <w:rPr>
                <w:noProof/>
                <w:webHidden/>
              </w:rPr>
              <w:t>27</w:t>
            </w:r>
            <w:r w:rsidR="00C35141">
              <w:rPr>
                <w:noProof/>
                <w:webHidden/>
              </w:rPr>
              <w:fldChar w:fldCharType="end"/>
            </w:r>
          </w:hyperlink>
        </w:p>
        <w:p w:rsidR="00C35141" w:rsidRDefault="00DE2918">
          <w:pPr>
            <w:pStyle w:val="TOC1"/>
            <w:tabs>
              <w:tab w:val="right" w:leader="dot" w:pos="9062"/>
            </w:tabs>
            <w:rPr>
              <w:rFonts w:eastAsiaTheme="minorEastAsia"/>
              <w:noProof/>
              <w:lang w:eastAsia="fr-FR"/>
            </w:rPr>
          </w:pPr>
          <w:hyperlink w:anchor="_Toc315695243" w:history="1">
            <w:r w:rsidR="00C35141" w:rsidRPr="00053BD1">
              <w:rPr>
                <w:rStyle w:val="Hyperlink"/>
                <w:noProof/>
              </w:rPr>
              <w:t>Annexes</w:t>
            </w:r>
            <w:r w:rsidR="00C35141">
              <w:rPr>
                <w:noProof/>
                <w:webHidden/>
              </w:rPr>
              <w:tab/>
            </w:r>
            <w:r w:rsidR="00C35141">
              <w:rPr>
                <w:noProof/>
                <w:webHidden/>
              </w:rPr>
              <w:fldChar w:fldCharType="begin"/>
            </w:r>
            <w:r w:rsidR="00C35141">
              <w:rPr>
                <w:noProof/>
                <w:webHidden/>
              </w:rPr>
              <w:instrText xml:space="preserve"> PAGEREF _Toc315695243 \h </w:instrText>
            </w:r>
            <w:r w:rsidR="00C35141">
              <w:rPr>
                <w:noProof/>
                <w:webHidden/>
              </w:rPr>
            </w:r>
            <w:r w:rsidR="00C35141">
              <w:rPr>
                <w:noProof/>
                <w:webHidden/>
              </w:rPr>
              <w:fldChar w:fldCharType="separate"/>
            </w:r>
            <w:r w:rsidR="00C35141">
              <w:rPr>
                <w:noProof/>
                <w:webHidden/>
              </w:rPr>
              <w:t>28</w:t>
            </w:r>
            <w:r w:rsidR="00C35141">
              <w:rPr>
                <w:noProof/>
                <w:webHidden/>
              </w:rPr>
              <w:fldChar w:fldCharType="end"/>
            </w:r>
          </w:hyperlink>
        </w:p>
        <w:p w:rsidR="00C35141" w:rsidRDefault="00DE2918">
          <w:pPr>
            <w:pStyle w:val="TOC1"/>
            <w:tabs>
              <w:tab w:val="right" w:leader="dot" w:pos="9062"/>
            </w:tabs>
            <w:rPr>
              <w:rFonts w:eastAsiaTheme="minorEastAsia"/>
              <w:noProof/>
              <w:lang w:eastAsia="fr-FR"/>
            </w:rPr>
          </w:pPr>
          <w:hyperlink w:anchor="_Toc315695244" w:history="1">
            <w:r w:rsidR="00C35141" w:rsidRPr="00053BD1">
              <w:rPr>
                <w:rStyle w:val="Hyperlink"/>
                <w:noProof/>
              </w:rPr>
              <w:t>Résumé</w:t>
            </w:r>
            <w:r w:rsidR="00C35141">
              <w:rPr>
                <w:noProof/>
                <w:webHidden/>
              </w:rPr>
              <w:tab/>
            </w:r>
            <w:r w:rsidR="00C35141">
              <w:rPr>
                <w:noProof/>
                <w:webHidden/>
              </w:rPr>
              <w:fldChar w:fldCharType="begin"/>
            </w:r>
            <w:r w:rsidR="00C35141">
              <w:rPr>
                <w:noProof/>
                <w:webHidden/>
              </w:rPr>
              <w:instrText xml:space="preserve"> PAGEREF _Toc315695244 \h </w:instrText>
            </w:r>
            <w:r w:rsidR="00C35141">
              <w:rPr>
                <w:noProof/>
                <w:webHidden/>
              </w:rPr>
            </w:r>
            <w:r w:rsidR="00C35141">
              <w:rPr>
                <w:noProof/>
                <w:webHidden/>
              </w:rPr>
              <w:fldChar w:fldCharType="separate"/>
            </w:r>
            <w:r w:rsidR="00C35141">
              <w:rPr>
                <w:noProof/>
                <w:webHidden/>
              </w:rPr>
              <w:t>29</w:t>
            </w:r>
            <w:r w:rsidR="00C35141">
              <w:rPr>
                <w:noProof/>
                <w:webHidden/>
              </w:rPr>
              <w:fldChar w:fldCharType="end"/>
            </w:r>
          </w:hyperlink>
        </w:p>
        <w:p w:rsidR="00C35141" w:rsidRDefault="00DE2918">
          <w:pPr>
            <w:pStyle w:val="TOC1"/>
            <w:tabs>
              <w:tab w:val="right" w:leader="dot" w:pos="9062"/>
            </w:tabs>
            <w:rPr>
              <w:rFonts w:eastAsiaTheme="minorEastAsia"/>
              <w:noProof/>
              <w:lang w:eastAsia="fr-FR"/>
            </w:rPr>
          </w:pPr>
          <w:hyperlink w:anchor="_Toc315695245" w:history="1">
            <w:r w:rsidR="00C35141" w:rsidRPr="00053BD1">
              <w:rPr>
                <w:rStyle w:val="Hyperlink"/>
                <w:noProof/>
              </w:rPr>
              <w:t>Summary</w:t>
            </w:r>
            <w:r w:rsidR="00C35141">
              <w:rPr>
                <w:noProof/>
                <w:webHidden/>
              </w:rPr>
              <w:tab/>
            </w:r>
            <w:r w:rsidR="00C35141">
              <w:rPr>
                <w:noProof/>
                <w:webHidden/>
              </w:rPr>
              <w:fldChar w:fldCharType="begin"/>
            </w:r>
            <w:r w:rsidR="00C35141">
              <w:rPr>
                <w:noProof/>
                <w:webHidden/>
              </w:rPr>
              <w:instrText xml:space="preserve"> PAGEREF _Toc315695245 \h </w:instrText>
            </w:r>
            <w:r w:rsidR="00C35141">
              <w:rPr>
                <w:noProof/>
                <w:webHidden/>
              </w:rPr>
            </w:r>
            <w:r w:rsidR="00C35141">
              <w:rPr>
                <w:noProof/>
                <w:webHidden/>
              </w:rPr>
              <w:fldChar w:fldCharType="separate"/>
            </w:r>
            <w:r w:rsidR="00C35141">
              <w:rPr>
                <w:noProof/>
                <w:webHidden/>
              </w:rPr>
              <w:t>29</w:t>
            </w:r>
            <w:r w:rsidR="00C35141">
              <w:rPr>
                <w:noProof/>
                <w:webHidden/>
              </w:rPr>
              <w:fldChar w:fldCharType="end"/>
            </w:r>
          </w:hyperlink>
        </w:p>
        <w:p w:rsidR="003A42CC" w:rsidRPr="006968DE" w:rsidRDefault="003A42CC">
          <w:r w:rsidRPr="006968DE">
            <w:rPr>
              <w:b/>
              <w:bCs/>
            </w:rPr>
            <w:fldChar w:fldCharType="end"/>
          </w:r>
        </w:p>
      </w:sdtContent>
    </w:sdt>
    <w:p w:rsidR="003D01FD" w:rsidRDefault="003D01FD">
      <w:pPr>
        <w:jc w:val="left"/>
      </w:pPr>
      <w:r>
        <w:br w:type="page"/>
      </w:r>
    </w:p>
    <w:p w:rsidR="00ED7ADF" w:rsidRDefault="00A95C5E" w:rsidP="009A6E09">
      <w:pPr>
        <w:pStyle w:val="Heading1"/>
        <w:numPr>
          <w:ilvl w:val="0"/>
          <w:numId w:val="0"/>
        </w:numPr>
      </w:pPr>
      <w:bookmarkStart w:id="0" w:name="_Toc315695203"/>
      <w:r>
        <w:lastRenderedPageBreak/>
        <w:t>Table des images</w:t>
      </w:r>
      <w:bookmarkEnd w:id="0"/>
    </w:p>
    <w:p w:rsidR="00C35141" w:rsidRDefault="001950AB">
      <w:pPr>
        <w:pStyle w:val="TableofFigures"/>
        <w:tabs>
          <w:tab w:val="right" w:leader="dot" w:pos="9062"/>
        </w:tabs>
        <w:rPr>
          <w:rFonts w:eastAsiaTheme="minorEastAsia"/>
          <w:noProof/>
          <w:lang w:eastAsia="fr-FR"/>
        </w:rPr>
      </w:pPr>
      <w:r>
        <w:fldChar w:fldCharType="begin"/>
      </w:r>
      <w:r w:rsidRPr="00384A89">
        <w:rPr>
          <w:lang w:val="en-US"/>
        </w:rPr>
        <w:instrText xml:space="preserve"> TOC \h \z \c "Figure" </w:instrText>
      </w:r>
      <w:r>
        <w:fldChar w:fldCharType="separate"/>
      </w:r>
      <w:hyperlink w:anchor="_Toc315695246" w:history="1">
        <w:r w:rsidR="00C35141" w:rsidRPr="00142902">
          <w:rPr>
            <w:rStyle w:val="Hyperlink"/>
            <w:noProof/>
          </w:rPr>
          <w:t>Figure 1 - Schéma d'architecture</w:t>
        </w:r>
        <w:r w:rsidR="00C35141">
          <w:rPr>
            <w:noProof/>
            <w:webHidden/>
          </w:rPr>
          <w:tab/>
        </w:r>
        <w:r w:rsidR="00C35141">
          <w:rPr>
            <w:noProof/>
            <w:webHidden/>
          </w:rPr>
          <w:fldChar w:fldCharType="begin"/>
        </w:r>
        <w:r w:rsidR="00C35141">
          <w:rPr>
            <w:noProof/>
            <w:webHidden/>
          </w:rPr>
          <w:instrText xml:space="preserve"> PAGEREF _Toc315695246 \h </w:instrText>
        </w:r>
        <w:r w:rsidR="00C35141">
          <w:rPr>
            <w:noProof/>
            <w:webHidden/>
          </w:rPr>
        </w:r>
        <w:r w:rsidR="00C35141">
          <w:rPr>
            <w:noProof/>
            <w:webHidden/>
          </w:rPr>
          <w:fldChar w:fldCharType="separate"/>
        </w:r>
        <w:r w:rsidR="00C35141">
          <w:rPr>
            <w:noProof/>
            <w:webHidden/>
          </w:rPr>
          <w:t>11</w:t>
        </w:r>
        <w:r w:rsidR="00C35141">
          <w:rPr>
            <w:noProof/>
            <w:webHidden/>
          </w:rPr>
          <w:fldChar w:fldCharType="end"/>
        </w:r>
      </w:hyperlink>
    </w:p>
    <w:p w:rsidR="00C35141" w:rsidRDefault="00DE2918">
      <w:pPr>
        <w:pStyle w:val="TableofFigures"/>
        <w:tabs>
          <w:tab w:val="right" w:leader="dot" w:pos="9062"/>
        </w:tabs>
        <w:rPr>
          <w:rFonts w:eastAsiaTheme="minorEastAsia"/>
          <w:noProof/>
          <w:lang w:eastAsia="fr-FR"/>
        </w:rPr>
      </w:pPr>
      <w:hyperlink w:anchor="_Toc315695247" w:history="1">
        <w:r w:rsidR="00C35141" w:rsidRPr="00142902">
          <w:rPr>
            <w:rStyle w:val="Hyperlink"/>
            <w:noProof/>
          </w:rPr>
          <w:t>Figure 2 - Diagramme des cas d'utilisation : Machine</w:t>
        </w:r>
        <w:r w:rsidR="00C35141">
          <w:rPr>
            <w:noProof/>
            <w:webHidden/>
          </w:rPr>
          <w:tab/>
        </w:r>
        <w:r w:rsidR="00C35141">
          <w:rPr>
            <w:noProof/>
            <w:webHidden/>
          </w:rPr>
          <w:fldChar w:fldCharType="begin"/>
        </w:r>
        <w:r w:rsidR="00C35141">
          <w:rPr>
            <w:noProof/>
            <w:webHidden/>
          </w:rPr>
          <w:instrText xml:space="preserve"> PAGEREF _Toc315695247 \h </w:instrText>
        </w:r>
        <w:r w:rsidR="00C35141">
          <w:rPr>
            <w:noProof/>
            <w:webHidden/>
          </w:rPr>
        </w:r>
        <w:r w:rsidR="00C35141">
          <w:rPr>
            <w:noProof/>
            <w:webHidden/>
          </w:rPr>
          <w:fldChar w:fldCharType="separate"/>
        </w:r>
        <w:r w:rsidR="00C35141">
          <w:rPr>
            <w:noProof/>
            <w:webHidden/>
          </w:rPr>
          <w:t>12</w:t>
        </w:r>
        <w:r w:rsidR="00C35141">
          <w:rPr>
            <w:noProof/>
            <w:webHidden/>
          </w:rPr>
          <w:fldChar w:fldCharType="end"/>
        </w:r>
      </w:hyperlink>
    </w:p>
    <w:p w:rsidR="00C35141" w:rsidRDefault="00DE2918">
      <w:pPr>
        <w:pStyle w:val="TableofFigures"/>
        <w:tabs>
          <w:tab w:val="right" w:leader="dot" w:pos="9062"/>
        </w:tabs>
        <w:rPr>
          <w:rFonts w:eastAsiaTheme="minorEastAsia"/>
          <w:noProof/>
          <w:lang w:eastAsia="fr-FR"/>
        </w:rPr>
      </w:pPr>
      <w:hyperlink w:anchor="_Toc315695248" w:history="1">
        <w:r w:rsidR="00C35141" w:rsidRPr="00142902">
          <w:rPr>
            <w:rStyle w:val="Hyperlink"/>
            <w:noProof/>
          </w:rPr>
          <w:t>Figure 3 - Diagramme des cas d'utilisation : Utilisateur</w:t>
        </w:r>
        <w:r w:rsidR="00C35141">
          <w:rPr>
            <w:noProof/>
            <w:webHidden/>
          </w:rPr>
          <w:tab/>
        </w:r>
        <w:r w:rsidR="00C35141">
          <w:rPr>
            <w:noProof/>
            <w:webHidden/>
          </w:rPr>
          <w:fldChar w:fldCharType="begin"/>
        </w:r>
        <w:r w:rsidR="00C35141">
          <w:rPr>
            <w:noProof/>
            <w:webHidden/>
          </w:rPr>
          <w:instrText xml:space="preserve"> PAGEREF _Toc315695248 \h </w:instrText>
        </w:r>
        <w:r w:rsidR="00C35141">
          <w:rPr>
            <w:noProof/>
            <w:webHidden/>
          </w:rPr>
        </w:r>
        <w:r w:rsidR="00C35141">
          <w:rPr>
            <w:noProof/>
            <w:webHidden/>
          </w:rPr>
          <w:fldChar w:fldCharType="separate"/>
        </w:r>
        <w:r w:rsidR="00C35141">
          <w:rPr>
            <w:noProof/>
            <w:webHidden/>
          </w:rPr>
          <w:t>13</w:t>
        </w:r>
        <w:r w:rsidR="00C35141">
          <w:rPr>
            <w:noProof/>
            <w:webHidden/>
          </w:rPr>
          <w:fldChar w:fldCharType="end"/>
        </w:r>
      </w:hyperlink>
    </w:p>
    <w:p w:rsidR="00C35141" w:rsidRDefault="00DE2918">
      <w:pPr>
        <w:pStyle w:val="TableofFigures"/>
        <w:tabs>
          <w:tab w:val="right" w:leader="dot" w:pos="9062"/>
        </w:tabs>
        <w:rPr>
          <w:rFonts w:eastAsiaTheme="minorEastAsia"/>
          <w:noProof/>
          <w:lang w:eastAsia="fr-FR"/>
        </w:rPr>
      </w:pPr>
      <w:hyperlink w:anchor="_Toc315695249" w:history="1">
        <w:r w:rsidR="00C35141" w:rsidRPr="00142902">
          <w:rPr>
            <w:rStyle w:val="Hyperlink"/>
            <w:noProof/>
          </w:rPr>
          <w:t>Figure 4 - Diagramme des classes</w:t>
        </w:r>
        <w:r w:rsidR="00C35141">
          <w:rPr>
            <w:noProof/>
            <w:webHidden/>
          </w:rPr>
          <w:tab/>
        </w:r>
        <w:r w:rsidR="00C35141">
          <w:rPr>
            <w:noProof/>
            <w:webHidden/>
          </w:rPr>
          <w:fldChar w:fldCharType="begin"/>
        </w:r>
        <w:r w:rsidR="00C35141">
          <w:rPr>
            <w:noProof/>
            <w:webHidden/>
          </w:rPr>
          <w:instrText xml:space="preserve"> PAGEREF _Toc315695249 \h </w:instrText>
        </w:r>
        <w:r w:rsidR="00C35141">
          <w:rPr>
            <w:noProof/>
            <w:webHidden/>
          </w:rPr>
        </w:r>
        <w:r w:rsidR="00C35141">
          <w:rPr>
            <w:noProof/>
            <w:webHidden/>
          </w:rPr>
          <w:fldChar w:fldCharType="separate"/>
        </w:r>
        <w:r w:rsidR="00C35141">
          <w:rPr>
            <w:noProof/>
            <w:webHidden/>
          </w:rPr>
          <w:t>14</w:t>
        </w:r>
        <w:r w:rsidR="00C35141">
          <w:rPr>
            <w:noProof/>
            <w:webHidden/>
          </w:rPr>
          <w:fldChar w:fldCharType="end"/>
        </w:r>
      </w:hyperlink>
    </w:p>
    <w:p w:rsidR="00C35141" w:rsidRDefault="00DE2918">
      <w:pPr>
        <w:pStyle w:val="TableofFigures"/>
        <w:tabs>
          <w:tab w:val="right" w:leader="dot" w:pos="9062"/>
        </w:tabs>
        <w:rPr>
          <w:rFonts w:eastAsiaTheme="minorEastAsia"/>
          <w:noProof/>
          <w:lang w:eastAsia="fr-FR"/>
        </w:rPr>
      </w:pPr>
      <w:hyperlink w:anchor="_Toc315695250" w:history="1">
        <w:r w:rsidR="00C35141" w:rsidRPr="00142902">
          <w:rPr>
            <w:rStyle w:val="Hyperlink"/>
            <w:noProof/>
          </w:rPr>
          <w:t>Figure 5 - Exemple de commande AT : envoi SMS en mode texte</w:t>
        </w:r>
        <w:r w:rsidR="00C35141">
          <w:rPr>
            <w:noProof/>
            <w:webHidden/>
          </w:rPr>
          <w:tab/>
        </w:r>
        <w:r w:rsidR="00C35141">
          <w:rPr>
            <w:noProof/>
            <w:webHidden/>
          </w:rPr>
          <w:fldChar w:fldCharType="begin"/>
        </w:r>
        <w:r w:rsidR="00C35141">
          <w:rPr>
            <w:noProof/>
            <w:webHidden/>
          </w:rPr>
          <w:instrText xml:space="preserve"> PAGEREF _Toc315695250 \h </w:instrText>
        </w:r>
        <w:r w:rsidR="00C35141">
          <w:rPr>
            <w:noProof/>
            <w:webHidden/>
          </w:rPr>
        </w:r>
        <w:r w:rsidR="00C35141">
          <w:rPr>
            <w:noProof/>
            <w:webHidden/>
          </w:rPr>
          <w:fldChar w:fldCharType="separate"/>
        </w:r>
        <w:r w:rsidR="00C35141">
          <w:rPr>
            <w:noProof/>
            <w:webHidden/>
          </w:rPr>
          <w:t>18</w:t>
        </w:r>
        <w:r w:rsidR="00C35141">
          <w:rPr>
            <w:noProof/>
            <w:webHidden/>
          </w:rPr>
          <w:fldChar w:fldCharType="end"/>
        </w:r>
      </w:hyperlink>
    </w:p>
    <w:p w:rsidR="00C35141" w:rsidRDefault="00DE2918">
      <w:pPr>
        <w:pStyle w:val="TableofFigures"/>
        <w:tabs>
          <w:tab w:val="right" w:leader="dot" w:pos="9062"/>
        </w:tabs>
        <w:rPr>
          <w:rFonts w:eastAsiaTheme="minorEastAsia"/>
          <w:noProof/>
          <w:lang w:eastAsia="fr-FR"/>
        </w:rPr>
      </w:pPr>
      <w:hyperlink w:anchor="_Toc315695251" w:history="1">
        <w:r w:rsidR="00C35141" w:rsidRPr="00142902">
          <w:rPr>
            <w:rStyle w:val="Hyperlink"/>
            <w:noProof/>
          </w:rPr>
          <w:t>Figure 6 - Exemple de commande AT : envoi SMS en mode PDU</w:t>
        </w:r>
        <w:r w:rsidR="00C35141">
          <w:rPr>
            <w:noProof/>
            <w:webHidden/>
          </w:rPr>
          <w:tab/>
        </w:r>
        <w:r w:rsidR="00C35141">
          <w:rPr>
            <w:noProof/>
            <w:webHidden/>
          </w:rPr>
          <w:fldChar w:fldCharType="begin"/>
        </w:r>
        <w:r w:rsidR="00C35141">
          <w:rPr>
            <w:noProof/>
            <w:webHidden/>
          </w:rPr>
          <w:instrText xml:space="preserve"> PAGEREF _Toc315695251 \h </w:instrText>
        </w:r>
        <w:r w:rsidR="00C35141">
          <w:rPr>
            <w:noProof/>
            <w:webHidden/>
          </w:rPr>
        </w:r>
        <w:r w:rsidR="00C35141">
          <w:rPr>
            <w:noProof/>
            <w:webHidden/>
          </w:rPr>
          <w:fldChar w:fldCharType="separate"/>
        </w:r>
        <w:r w:rsidR="00C35141">
          <w:rPr>
            <w:noProof/>
            <w:webHidden/>
          </w:rPr>
          <w:t>19</w:t>
        </w:r>
        <w:r w:rsidR="00C35141">
          <w:rPr>
            <w:noProof/>
            <w:webHidden/>
          </w:rPr>
          <w:fldChar w:fldCharType="end"/>
        </w:r>
      </w:hyperlink>
    </w:p>
    <w:p w:rsidR="00C35141" w:rsidRDefault="00DE2918">
      <w:pPr>
        <w:pStyle w:val="TableofFigures"/>
        <w:tabs>
          <w:tab w:val="right" w:leader="dot" w:pos="9062"/>
        </w:tabs>
        <w:rPr>
          <w:rFonts w:eastAsiaTheme="minorEastAsia"/>
          <w:noProof/>
          <w:lang w:eastAsia="fr-FR"/>
        </w:rPr>
      </w:pPr>
      <w:hyperlink w:anchor="_Toc315695252" w:history="1">
        <w:r w:rsidR="00C35141" w:rsidRPr="00142902">
          <w:rPr>
            <w:rStyle w:val="Hyperlink"/>
            <w:noProof/>
          </w:rPr>
          <w:t>Figure 7 - SQL Server Management Studio : Structure de la table Message</w:t>
        </w:r>
        <w:r w:rsidR="00C35141">
          <w:rPr>
            <w:noProof/>
            <w:webHidden/>
          </w:rPr>
          <w:tab/>
        </w:r>
        <w:r w:rsidR="00C35141">
          <w:rPr>
            <w:noProof/>
            <w:webHidden/>
          </w:rPr>
          <w:fldChar w:fldCharType="begin"/>
        </w:r>
        <w:r w:rsidR="00C35141">
          <w:rPr>
            <w:noProof/>
            <w:webHidden/>
          </w:rPr>
          <w:instrText xml:space="preserve"> PAGEREF _Toc315695252 \h </w:instrText>
        </w:r>
        <w:r w:rsidR="00C35141">
          <w:rPr>
            <w:noProof/>
            <w:webHidden/>
          </w:rPr>
        </w:r>
        <w:r w:rsidR="00C35141">
          <w:rPr>
            <w:noProof/>
            <w:webHidden/>
          </w:rPr>
          <w:fldChar w:fldCharType="separate"/>
        </w:r>
        <w:r w:rsidR="00C35141">
          <w:rPr>
            <w:noProof/>
            <w:webHidden/>
          </w:rPr>
          <w:t>20</w:t>
        </w:r>
        <w:r w:rsidR="00C35141">
          <w:rPr>
            <w:noProof/>
            <w:webHidden/>
          </w:rPr>
          <w:fldChar w:fldCharType="end"/>
        </w:r>
      </w:hyperlink>
    </w:p>
    <w:p w:rsidR="00C35141" w:rsidRDefault="00DE2918">
      <w:pPr>
        <w:pStyle w:val="TableofFigures"/>
        <w:tabs>
          <w:tab w:val="right" w:leader="dot" w:pos="9062"/>
        </w:tabs>
        <w:rPr>
          <w:rFonts w:eastAsiaTheme="minorEastAsia"/>
          <w:noProof/>
          <w:lang w:eastAsia="fr-FR"/>
        </w:rPr>
      </w:pPr>
      <w:hyperlink w:anchor="_Toc315695253" w:history="1">
        <w:r w:rsidR="00C35141" w:rsidRPr="00142902">
          <w:rPr>
            <w:rStyle w:val="Hyperlink"/>
            <w:noProof/>
          </w:rPr>
          <w:t>Figure 8 - Requête LINQ : SMS en attente d'accusé</w:t>
        </w:r>
        <w:r w:rsidR="00C35141">
          <w:rPr>
            <w:noProof/>
            <w:webHidden/>
          </w:rPr>
          <w:tab/>
        </w:r>
        <w:r w:rsidR="00C35141">
          <w:rPr>
            <w:noProof/>
            <w:webHidden/>
          </w:rPr>
          <w:fldChar w:fldCharType="begin"/>
        </w:r>
        <w:r w:rsidR="00C35141">
          <w:rPr>
            <w:noProof/>
            <w:webHidden/>
          </w:rPr>
          <w:instrText xml:space="preserve"> PAGEREF _Toc315695253 \h </w:instrText>
        </w:r>
        <w:r w:rsidR="00C35141">
          <w:rPr>
            <w:noProof/>
            <w:webHidden/>
          </w:rPr>
        </w:r>
        <w:r w:rsidR="00C35141">
          <w:rPr>
            <w:noProof/>
            <w:webHidden/>
          </w:rPr>
          <w:fldChar w:fldCharType="separate"/>
        </w:r>
        <w:r w:rsidR="00C35141">
          <w:rPr>
            <w:noProof/>
            <w:webHidden/>
          </w:rPr>
          <w:t>21</w:t>
        </w:r>
        <w:r w:rsidR="00C35141">
          <w:rPr>
            <w:noProof/>
            <w:webHidden/>
          </w:rPr>
          <w:fldChar w:fldCharType="end"/>
        </w:r>
      </w:hyperlink>
    </w:p>
    <w:p w:rsidR="0017409D" w:rsidRPr="00384A89" w:rsidRDefault="001950AB" w:rsidP="009A6E09">
      <w:pPr>
        <w:ind w:firstLine="0"/>
        <w:rPr>
          <w:lang w:val="en-US"/>
        </w:rPr>
      </w:pPr>
      <w:r>
        <w:rPr>
          <w:b/>
          <w:bCs/>
          <w:noProof/>
          <w:lang w:val="en-US"/>
        </w:rPr>
        <w:fldChar w:fldCharType="end"/>
      </w:r>
    </w:p>
    <w:p w:rsidR="006968DE" w:rsidRPr="00384A89" w:rsidRDefault="006968DE">
      <w:pPr>
        <w:jc w:val="left"/>
        <w:rPr>
          <w:rFonts w:asciiTheme="majorHAnsi" w:eastAsiaTheme="majorEastAsia" w:hAnsiTheme="majorHAnsi" w:cstheme="majorBidi"/>
          <w:b/>
          <w:bCs/>
          <w:color w:val="0B5294" w:themeColor="accent1" w:themeShade="BF"/>
          <w:sz w:val="28"/>
          <w:szCs w:val="28"/>
          <w:lang w:val="en-US"/>
        </w:rPr>
      </w:pPr>
      <w:r w:rsidRPr="00384A89">
        <w:rPr>
          <w:lang w:val="en-US"/>
        </w:rPr>
        <w:br w:type="page"/>
      </w:r>
    </w:p>
    <w:p w:rsidR="00A83D78" w:rsidRPr="003A44B9" w:rsidRDefault="0017409D" w:rsidP="003A44B9">
      <w:pPr>
        <w:pStyle w:val="Heading1"/>
      </w:pPr>
      <w:bookmarkStart w:id="1" w:name="_Toc315695204"/>
      <w:r w:rsidRPr="006968DE">
        <w:lastRenderedPageBreak/>
        <w:t>Introduction</w:t>
      </w:r>
      <w:bookmarkEnd w:id="1"/>
    </w:p>
    <w:p w:rsidR="00AD09B1" w:rsidRPr="00AD09B1" w:rsidRDefault="00A83D78" w:rsidP="00624329">
      <w:pPr>
        <w:rPr>
          <w:rFonts w:cstheme="minorHAnsi"/>
        </w:rPr>
      </w:pPr>
      <w:r w:rsidRPr="00A83D78">
        <w:rPr>
          <w:rFonts w:cstheme="minorHAnsi"/>
        </w:rPr>
        <w:t xml:space="preserve">Dans </w:t>
      </w:r>
      <w:r>
        <w:rPr>
          <w:rFonts w:cstheme="minorHAnsi"/>
        </w:rPr>
        <w:t>le cadre de notre formation de 5</w:t>
      </w:r>
      <w:r w:rsidRPr="00A83D78">
        <w:rPr>
          <w:rFonts w:cstheme="minorHAnsi"/>
        </w:rPr>
        <w:t>ème année en</w:t>
      </w:r>
      <w:r w:rsidR="00624329">
        <w:rPr>
          <w:rFonts w:cstheme="minorHAnsi"/>
        </w:rPr>
        <w:t xml:space="preserve"> école d’ingénieurs à Polytech’</w:t>
      </w:r>
      <w:r w:rsidRPr="00A83D78">
        <w:rPr>
          <w:rFonts w:cstheme="minorHAnsi"/>
        </w:rPr>
        <w:t>Montpellier,</w:t>
      </w:r>
      <w:r w:rsidR="00AD09B1">
        <w:rPr>
          <w:rFonts w:cstheme="minorHAnsi"/>
        </w:rPr>
        <w:t xml:space="preserve"> </w:t>
      </w:r>
      <w:r w:rsidR="00AD09B1">
        <w:t>nous devons</w:t>
      </w:r>
      <w:r w:rsidR="001950AB">
        <w:t xml:space="preserve"> effectuer</w:t>
      </w:r>
      <w:r w:rsidR="00AD09B1">
        <w:t xml:space="preserve"> un projet industriel en </w:t>
      </w:r>
      <w:r w:rsidR="00AD09B1" w:rsidRPr="00AD09B1">
        <w:t>collaboration avec une entreprise</w:t>
      </w:r>
      <w:r w:rsidR="00AD09B1">
        <w:t>. Ce projet a pour but de nous placer dans les conditions du monde professionnel.</w:t>
      </w:r>
    </w:p>
    <w:p w:rsidR="00A83D78" w:rsidRDefault="00AD09B1" w:rsidP="00624329">
      <w:r>
        <w:t>Dans cette optique, nous avons choisi de réaliser</w:t>
      </w:r>
      <w:r w:rsidRPr="00A83D78">
        <w:t xml:space="preserve"> </w:t>
      </w:r>
      <w:r>
        <w:t xml:space="preserve">le </w:t>
      </w:r>
      <w:r w:rsidR="00A83D78" w:rsidRPr="00A83D78">
        <w:t xml:space="preserve">projet industriel proposé par M. </w:t>
      </w:r>
      <w:proofErr w:type="spellStart"/>
      <w:r w:rsidR="00A83D78">
        <w:t>Fenwick</w:t>
      </w:r>
      <w:proofErr w:type="spellEnd"/>
      <w:r w:rsidR="00A83D78" w:rsidRPr="00A83D78">
        <w:t>, représentant de</w:t>
      </w:r>
      <w:r w:rsidR="001950AB">
        <w:t xml:space="preserve"> l’entreprise </w:t>
      </w:r>
      <w:r w:rsidR="00A83D78">
        <w:t>SYNOX</w:t>
      </w:r>
      <w:r w:rsidR="00A83D78" w:rsidRPr="00A83D78">
        <w:t>, société de prestation de services</w:t>
      </w:r>
      <w:r w:rsidR="00A83D78">
        <w:t xml:space="preserve"> informatique</w:t>
      </w:r>
      <w:r w:rsidR="001B1E1B">
        <w:t>s</w:t>
      </w:r>
      <w:r w:rsidR="00A83D78" w:rsidRPr="00A83D78">
        <w:t xml:space="preserve"> aux entreprises. </w:t>
      </w:r>
    </w:p>
    <w:p w:rsidR="00AD09B1" w:rsidRDefault="006E59B0" w:rsidP="00624329">
      <w:r>
        <w:t xml:space="preserve">Synox possède une plateforme permettant à des applications d’échanger des informations avec des </w:t>
      </w:r>
      <w:r w:rsidRPr="00063920">
        <w:rPr>
          <w:i/>
        </w:rPr>
        <w:t xml:space="preserve">objets </w:t>
      </w:r>
      <w:r w:rsidR="00CF6A16">
        <w:rPr>
          <w:i/>
        </w:rPr>
        <w:t>distants</w:t>
      </w:r>
      <w:r w:rsidR="00063920">
        <w:rPr>
          <w:rStyle w:val="EndnoteReference"/>
        </w:rPr>
        <w:endnoteReference w:id="1"/>
      </w:r>
      <w:r w:rsidR="0097131C">
        <w:rPr>
          <w:i/>
        </w:rPr>
        <w:t xml:space="preserve"> </w:t>
      </w:r>
      <w:r w:rsidR="0097131C" w:rsidRPr="0097131C">
        <w:t>à travers le réseau</w:t>
      </w:r>
      <w:r w:rsidR="0097131C">
        <w:rPr>
          <w:i/>
        </w:rPr>
        <w:t xml:space="preserve"> GPRS</w:t>
      </w:r>
      <w:r w:rsidR="0097131C">
        <w:rPr>
          <w:rStyle w:val="EndnoteReference"/>
        </w:rPr>
        <w:endnoteReference w:id="2"/>
      </w:r>
      <w:r>
        <w:t>.</w:t>
      </w:r>
      <w:r w:rsidR="00626030">
        <w:t> </w:t>
      </w:r>
      <w:r w:rsidR="0097131C">
        <w:t xml:space="preserve">Cependant ce réseau présente des problèmes de fiabilité compromettant le bon fonctionnement de la plateforme. </w:t>
      </w:r>
      <w:r w:rsidR="00F56DFC">
        <w:t xml:space="preserve"> Le réseau </w:t>
      </w:r>
      <w:r w:rsidR="00F56DFC" w:rsidRPr="003F4286">
        <w:rPr>
          <w:i/>
        </w:rPr>
        <w:t>GSM</w:t>
      </w:r>
      <w:r w:rsidR="003F4286">
        <w:rPr>
          <w:rStyle w:val="EndnoteReference"/>
        </w:rPr>
        <w:endnoteReference w:id="3"/>
      </w:r>
      <w:r w:rsidR="003F4286">
        <w:rPr>
          <w:i/>
        </w:rPr>
        <w:t xml:space="preserve"> </w:t>
      </w:r>
      <w:r w:rsidR="00F56DFC">
        <w:t xml:space="preserve">sur lequel s’appuie la technologie </w:t>
      </w:r>
      <w:r w:rsidR="00F56DFC" w:rsidRPr="003F4286">
        <w:rPr>
          <w:i/>
        </w:rPr>
        <w:t>SMS</w:t>
      </w:r>
      <w:r w:rsidR="003F4286">
        <w:rPr>
          <w:rStyle w:val="EndnoteReference"/>
        </w:rPr>
        <w:endnoteReference w:id="4"/>
      </w:r>
      <w:r w:rsidR="00F56DFC">
        <w:t xml:space="preserve"> étant plus fiable, il est alors nécessaire de s’appuyer dessus afin d’assurer une continuité des échanges.</w:t>
      </w:r>
    </w:p>
    <w:p w:rsidR="006E59B0" w:rsidRDefault="006E59B0" w:rsidP="00624329">
      <w:r w:rsidRPr="00A83D78">
        <w:t xml:space="preserve">La mission </w:t>
      </w:r>
      <w:r w:rsidR="0097131C">
        <w:t xml:space="preserve">qui nous a été </w:t>
      </w:r>
      <w:r w:rsidRPr="00A83D78">
        <w:t xml:space="preserve">confiée </w:t>
      </w:r>
      <w:r>
        <w:t>consiste</w:t>
      </w:r>
      <w:r w:rsidR="0097131C">
        <w:t xml:space="preserve"> donc</w:t>
      </w:r>
      <w:r>
        <w:t xml:space="preserve"> à </w:t>
      </w:r>
      <w:r w:rsidR="00FE41C7">
        <w:t xml:space="preserve">développer un mécanisme </w:t>
      </w:r>
      <w:r w:rsidRPr="001950AB">
        <w:rPr>
          <w:b/>
        </w:rPr>
        <w:t>d’envo</w:t>
      </w:r>
      <w:r>
        <w:rPr>
          <w:b/>
        </w:rPr>
        <w:t xml:space="preserve">i et de réception de SMS </w:t>
      </w:r>
      <w:r w:rsidR="00FE41C7">
        <w:rPr>
          <w:b/>
        </w:rPr>
        <w:t>qui s’intégrera à la plateforme existante</w:t>
      </w:r>
      <w:r>
        <w:t>.</w:t>
      </w:r>
    </w:p>
    <w:p w:rsidR="00137007" w:rsidRPr="00A83D78" w:rsidRDefault="00137007" w:rsidP="00624329">
      <w:r>
        <w:t xml:space="preserve">Notre choix s’est porté sur ce projet car </w:t>
      </w:r>
      <w:r w:rsidR="00740E5A">
        <w:t xml:space="preserve">ce travail </w:t>
      </w:r>
      <w:r>
        <w:t>porte sur des technologies en fort développement que sont les objets mobiles et le Web. De plus, ce</w:t>
      </w:r>
      <w:r w:rsidR="00740E5A">
        <w:t>tte mission</w:t>
      </w:r>
      <w:r>
        <w:t xml:space="preserve"> comprend des aspects dans le domaine du réseau que nous souhaitions approfondir.</w:t>
      </w:r>
    </w:p>
    <w:p w:rsidR="00A83D78" w:rsidRDefault="00A83D78" w:rsidP="00624329">
      <w:r w:rsidRPr="00A83D78">
        <w:t xml:space="preserve">Le projet a débuté le </w:t>
      </w:r>
      <w:r w:rsidR="00F7767A">
        <w:t>5 décembre pour prendre fin le 9 février</w:t>
      </w:r>
      <w:r w:rsidR="00AD09B1">
        <w:t>, soit une durée de 10</w:t>
      </w:r>
      <w:r w:rsidRPr="00A83D78">
        <w:t xml:space="preserve"> semaines.</w:t>
      </w:r>
    </w:p>
    <w:p w:rsidR="00702B26" w:rsidRPr="00A83D78" w:rsidRDefault="00702B26" w:rsidP="00624329">
      <w:r w:rsidRPr="00702B26">
        <w:t xml:space="preserve">Ce rapport vise à expliquer de manière synthétique le travail accompli durant </w:t>
      </w:r>
      <w:r w:rsidR="003A44B9">
        <w:t>ce</w:t>
      </w:r>
      <w:r w:rsidRPr="00702B26">
        <w:t xml:space="preserve"> projet. Pour plus de détails, nous vous invitons à vous reporter au rapport technique.</w:t>
      </w:r>
    </w:p>
    <w:p w:rsidR="003A44B9" w:rsidRDefault="003A44B9" w:rsidP="00624329">
      <w:r w:rsidRPr="0068612C">
        <w:t>Dans un premier temps nous présenterons</w:t>
      </w:r>
      <w:r w:rsidR="001B1E1B">
        <w:t xml:space="preserve"> l’entreprise et</w:t>
      </w:r>
      <w:r w:rsidRPr="0068612C">
        <w:t xml:space="preserve"> le contexte dans lequel </w:t>
      </w:r>
      <w:r w:rsidR="001B1E1B">
        <w:t>s’inscrit notre mission</w:t>
      </w:r>
      <w:r w:rsidRPr="0068612C">
        <w:t xml:space="preserve">. Puis nous aborderons les objectifs attendus et le travail réalisé pour les atteindre. Nous décrirons ensuite la démarche suivie et les problèmes que nous avons rencontrés. </w:t>
      </w:r>
      <w:r>
        <w:t>Enfin, nous ferons un bilan sur le travail que nous avons effectué.</w:t>
      </w:r>
    </w:p>
    <w:p w:rsidR="0017409D" w:rsidRPr="006968DE" w:rsidRDefault="006968DE" w:rsidP="00EC3221">
      <w:pPr>
        <w:pStyle w:val="Heading1"/>
      </w:pPr>
      <w:r>
        <w:br w:type="page"/>
      </w:r>
      <w:r w:rsidR="00EC3221" w:rsidRPr="006968DE">
        <w:lastRenderedPageBreak/>
        <w:t xml:space="preserve"> </w:t>
      </w:r>
      <w:bookmarkStart w:id="2" w:name="_Toc315695205"/>
      <w:r w:rsidR="0017409D" w:rsidRPr="006968DE">
        <w:t>Présentation de l’environnement</w:t>
      </w:r>
      <w:bookmarkEnd w:id="2"/>
    </w:p>
    <w:p w:rsidR="0017409D" w:rsidRDefault="0017409D" w:rsidP="0017409D">
      <w:pPr>
        <w:pStyle w:val="Heading2"/>
      </w:pPr>
      <w:bookmarkStart w:id="3" w:name="_Toc315695206"/>
      <w:r w:rsidRPr="006968DE">
        <w:t>L</w:t>
      </w:r>
      <w:r w:rsidR="00ED097E">
        <w:t>e groupe SYNOX</w:t>
      </w:r>
      <w:bookmarkEnd w:id="3"/>
    </w:p>
    <w:p w:rsidR="00ED097E" w:rsidRDefault="00ED097E" w:rsidP="00ED097E"/>
    <w:p w:rsidR="003D724B" w:rsidRDefault="00ED097E" w:rsidP="00617AF7">
      <w:r>
        <w:t>Le groupe SYNOX est une société informatique spécialisée dans les solutions mobiles et collaborative.</w:t>
      </w:r>
      <w:r w:rsidR="00617AF7">
        <w:t xml:space="preserve"> </w:t>
      </w:r>
      <w:r w:rsidR="003D724B">
        <w:t>Son activité porte essentiellement sur</w:t>
      </w:r>
      <w:r w:rsidR="004C20C6">
        <w:t xml:space="preserve"> le</w:t>
      </w:r>
      <w:r w:rsidR="003D724B">
        <w:t xml:space="preserve"> développement spécifique et la mise en place d’infrastructures mobiles.</w:t>
      </w:r>
    </w:p>
    <w:p w:rsidR="00ED097E" w:rsidRPr="003D724B" w:rsidRDefault="005C1F99" w:rsidP="00617AF7">
      <w:r>
        <w:t xml:space="preserve">En 2010 son chiffre d’affaires a atteint plus 2,5 millions d’euros </w:t>
      </w:r>
      <w:r w:rsidR="003D724B">
        <w:t xml:space="preserve">porté par la bonne santé du </w:t>
      </w:r>
      <w:proofErr w:type="spellStart"/>
      <w:r w:rsidR="003D724B" w:rsidRPr="003D724B">
        <w:rPr>
          <w:b/>
        </w:rPr>
        <w:t>cloud</w:t>
      </w:r>
      <w:proofErr w:type="spellEnd"/>
      <w:r w:rsidR="003D724B" w:rsidRPr="003D724B">
        <w:rPr>
          <w:b/>
        </w:rPr>
        <w:t xml:space="preserve"> </w:t>
      </w:r>
      <w:proofErr w:type="spellStart"/>
      <w:r w:rsidR="003D724B" w:rsidRPr="003D724B">
        <w:rPr>
          <w:b/>
        </w:rPr>
        <w:t>computing</w:t>
      </w:r>
      <w:proofErr w:type="spellEnd"/>
      <w:r w:rsidR="003D724B">
        <w:rPr>
          <w:b/>
        </w:rPr>
        <w:t>.</w:t>
      </w:r>
    </w:p>
    <w:p w:rsidR="00ED097E" w:rsidRPr="00ED097E" w:rsidRDefault="00ED097E" w:rsidP="00ED097E"/>
    <w:p w:rsidR="0017409D" w:rsidRDefault="00051773" w:rsidP="0017409D">
      <w:pPr>
        <w:pStyle w:val="Heading2"/>
      </w:pPr>
      <w:bookmarkStart w:id="4" w:name="_Toc315695207"/>
      <w:r>
        <w:t xml:space="preserve">La plateforme </w:t>
      </w:r>
      <w:r w:rsidR="00617AF7">
        <w:t>Machine-to-</w:t>
      </w:r>
      <w:r>
        <w:t>Machine de gestion d’objets communicants</w:t>
      </w:r>
      <w:bookmarkEnd w:id="4"/>
    </w:p>
    <w:p w:rsidR="00D94C5C" w:rsidRDefault="00D94C5C" w:rsidP="00D94C5C"/>
    <w:p w:rsidR="00D94C5C" w:rsidRDefault="00D94C5C" w:rsidP="00D94C5C">
      <w:r>
        <w:t xml:space="preserve">Synox </w:t>
      </w:r>
      <w:r w:rsidR="00F40FD0">
        <w:t>développe</w:t>
      </w:r>
      <w:r w:rsidR="00CF6A16" w:rsidRPr="00CF6A16">
        <w:t xml:space="preserve"> </w:t>
      </w:r>
      <w:r w:rsidR="00CF6A16">
        <w:t>pour ses clients</w:t>
      </w:r>
      <w:r>
        <w:t xml:space="preserve"> des applications </w:t>
      </w:r>
      <w:r w:rsidR="00F40FD0">
        <w:t>communiquant</w:t>
      </w:r>
      <w:r>
        <w:t xml:space="preserve"> avec des objets distants </w:t>
      </w:r>
      <w:r w:rsidRPr="00D94C5C">
        <w:t>g</w:t>
      </w:r>
      <w:r>
        <w:t>râce au réseau GPRS. Cette communication est gérée par une plateforme</w:t>
      </w:r>
      <w:r w:rsidR="00CD661B">
        <w:t xml:space="preserve"> Machine-to-Machine (</w:t>
      </w:r>
      <w:r w:rsidR="00CD661B" w:rsidRPr="00F40FD0">
        <w:rPr>
          <w:b/>
        </w:rPr>
        <w:t>M2M</w:t>
      </w:r>
      <w:r w:rsidR="00CD661B">
        <w:t xml:space="preserve">) </w:t>
      </w:r>
      <w:r>
        <w:t xml:space="preserve"> centralisée qui donne accès aux clients </w:t>
      </w:r>
      <w:r w:rsidR="001D77BB">
        <w:t xml:space="preserve">à </w:t>
      </w:r>
      <w:r>
        <w:t xml:space="preserve">un suivi de leurs objets </w:t>
      </w:r>
      <w:r w:rsidR="00E630CA">
        <w:t>distants</w:t>
      </w:r>
      <w:r>
        <w:t>.</w:t>
      </w:r>
    </w:p>
    <w:p w:rsidR="00B44057" w:rsidRPr="00B44057" w:rsidRDefault="00B44057" w:rsidP="00D94C5C">
      <w:pPr>
        <w:rPr>
          <w:color w:val="FF0000"/>
        </w:rPr>
      </w:pPr>
      <w:r w:rsidRPr="00B44057">
        <w:rPr>
          <w:color w:val="FF0000"/>
        </w:rPr>
        <w:t>Schéma</w:t>
      </w:r>
    </w:p>
    <w:p w:rsidR="001D77BB" w:rsidRDefault="001D77BB" w:rsidP="00D94C5C">
      <w:r>
        <w:t>On peut ainsi prendre l’exemple d’un autobus qui est équipé d’un capteur qui envoie un signal à la plateforme à chaque fois qu’il arrive à un arrêt. La plateforme se charge alors de retransmettre l’information à d’autres services comme par exemple une application mobile.</w:t>
      </w:r>
    </w:p>
    <w:p w:rsidR="005673F8" w:rsidRDefault="005673F8">
      <w:pPr>
        <w:jc w:val="left"/>
        <w:rPr>
          <w:rFonts w:asciiTheme="majorHAnsi" w:eastAsiaTheme="majorEastAsia" w:hAnsiTheme="majorHAnsi" w:cstheme="majorBidi"/>
          <w:b/>
          <w:bCs/>
          <w:color w:val="0B5294" w:themeColor="accent1" w:themeShade="BF"/>
          <w:sz w:val="40"/>
          <w:szCs w:val="28"/>
        </w:rPr>
      </w:pPr>
      <w:r>
        <w:br w:type="page"/>
      </w:r>
    </w:p>
    <w:p w:rsidR="0017409D" w:rsidRPr="006968DE" w:rsidRDefault="0017409D" w:rsidP="0017409D">
      <w:pPr>
        <w:pStyle w:val="Heading1"/>
      </w:pPr>
      <w:bookmarkStart w:id="5" w:name="_Toc315695208"/>
      <w:r w:rsidRPr="006968DE">
        <w:lastRenderedPageBreak/>
        <w:t>Présentation du projet</w:t>
      </w:r>
      <w:bookmarkEnd w:id="5"/>
    </w:p>
    <w:p w:rsidR="0017409D" w:rsidRDefault="0017409D" w:rsidP="0017409D">
      <w:pPr>
        <w:pStyle w:val="Heading2"/>
      </w:pPr>
      <w:bookmarkStart w:id="6" w:name="_Toc315695209"/>
      <w:r w:rsidRPr="006968DE">
        <w:t xml:space="preserve">Le problème </w:t>
      </w:r>
      <w:bookmarkEnd w:id="6"/>
      <w:r w:rsidR="00D14B86">
        <w:t>initial</w:t>
      </w:r>
    </w:p>
    <w:p w:rsidR="00617AF7" w:rsidRDefault="00617AF7" w:rsidP="00617AF7">
      <w:r>
        <w:t>L</w:t>
      </w:r>
      <w:r w:rsidR="001C3294">
        <w:t>es objets de l</w:t>
      </w:r>
      <w:r>
        <w:t xml:space="preserve">a plateforme M2M </w:t>
      </w:r>
      <w:r w:rsidR="001C3294">
        <w:t xml:space="preserve">du groupe Synox utilise actuellement le réseau GPRS pour communiquer. Cependant, il se peut que </w:t>
      </w:r>
      <w:r w:rsidR="00654AC9">
        <w:t>c</w:t>
      </w:r>
      <w:r w:rsidR="001C3294">
        <w:t xml:space="preserve">e réseau ne soit pas disponible </w:t>
      </w:r>
      <w:r w:rsidR="00654AC9">
        <w:t>à certains endroits et à certains</w:t>
      </w:r>
      <w:r w:rsidR="00685F43">
        <w:t xml:space="preserve"> </w:t>
      </w:r>
      <w:r w:rsidR="000C0CEB">
        <w:t>moments</w:t>
      </w:r>
      <w:r w:rsidR="00654AC9">
        <w:t>, rendant impossible toute communication entre les objets distants et la plateforme.</w:t>
      </w:r>
    </w:p>
    <w:p w:rsidR="00BA2C9A" w:rsidRPr="00BA2C9A" w:rsidRDefault="00BA2C9A" w:rsidP="00617AF7">
      <w:r>
        <w:t xml:space="preserve">On cherche donc </w:t>
      </w:r>
      <w:r w:rsidRPr="00BA2C9A">
        <w:rPr>
          <w:b/>
        </w:rPr>
        <w:t>à résoudre un problème de</w:t>
      </w:r>
      <w:r>
        <w:t xml:space="preserve"> </w:t>
      </w:r>
      <w:r w:rsidRPr="00BA2C9A">
        <w:rPr>
          <w:b/>
        </w:rPr>
        <w:t>fiabilité</w:t>
      </w:r>
      <w:r w:rsidRPr="00BA2C9A">
        <w:t xml:space="preserve"> </w:t>
      </w:r>
      <w:r>
        <w:t>lié au systè</w:t>
      </w:r>
      <w:r w:rsidRPr="00BA2C9A">
        <w:t>m</w:t>
      </w:r>
      <w:r>
        <w:t>e actuel.</w:t>
      </w:r>
    </w:p>
    <w:p w:rsidR="0017409D" w:rsidRDefault="0017409D" w:rsidP="0017409D">
      <w:pPr>
        <w:pStyle w:val="Heading2"/>
      </w:pPr>
      <w:bookmarkStart w:id="7" w:name="_Toc315695210"/>
      <w:r w:rsidRPr="006968DE">
        <w:t>Les besoins fonctionnels</w:t>
      </w:r>
      <w:bookmarkEnd w:id="7"/>
    </w:p>
    <w:p w:rsidR="00C912DB" w:rsidRDefault="00C155A3" w:rsidP="00654AC9">
      <w:r>
        <w:t xml:space="preserve">Pour pallier ce problème, Synox a choisi d’utiliser le réseau GSM, beaucoup plus fiable, en permettant aux </w:t>
      </w:r>
      <w:r w:rsidR="00354B6A">
        <w:t>objets distants</w:t>
      </w:r>
      <w:r>
        <w:t xml:space="preserve"> de communiquer avec la plateforme par SMS.</w:t>
      </w:r>
    </w:p>
    <w:p w:rsidR="00003EC7" w:rsidRPr="003575B2" w:rsidRDefault="00003EC7" w:rsidP="00654AC9">
      <w:r w:rsidRPr="003575B2">
        <w:t xml:space="preserve">Synox a </w:t>
      </w:r>
      <w:r w:rsidR="00B44057" w:rsidRPr="003575B2">
        <w:t xml:space="preserve">donc </w:t>
      </w:r>
      <w:r w:rsidRPr="003575B2">
        <w:t xml:space="preserve">besoin de fournir </w:t>
      </w:r>
      <w:r w:rsidR="00EF37F8" w:rsidRPr="003575B2">
        <w:t>à ces</w:t>
      </w:r>
      <w:r w:rsidRPr="003575B2">
        <w:t xml:space="preserve"> </w:t>
      </w:r>
      <w:r w:rsidR="00EF37F8" w:rsidRPr="003575B2">
        <w:t>programmes</w:t>
      </w:r>
      <w:r w:rsidRPr="003575B2">
        <w:t xml:space="preserve"> la possibilité d’envoyer des SMS afin d’assurer une continuité du service en cas d’une panne du réseau GPRS.</w:t>
      </w:r>
    </w:p>
    <w:p w:rsidR="004416DE" w:rsidRDefault="00C155A3" w:rsidP="004416DE">
      <w:r>
        <w:t xml:space="preserve">Il faut donc que les </w:t>
      </w:r>
      <w:r w:rsidR="003575B2">
        <w:t>objets</w:t>
      </w:r>
      <w:r w:rsidR="00B30486">
        <w:t xml:space="preserve"> distants</w:t>
      </w:r>
      <w:r w:rsidR="000F33A4">
        <w:t>, doté</w:t>
      </w:r>
      <w:r>
        <w:t xml:space="preserve">s en conséquence d’un </w:t>
      </w:r>
      <w:r w:rsidRPr="000F33A4">
        <w:rPr>
          <w:i/>
        </w:rPr>
        <w:t>modem</w:t>
      </w:r>
      <w:r w:rsidR="000F33A4">
        <w:rPr>
          <w:rStyle w:val="EndnoteReference"/>
          <w:i/>
        </w:rPr>
        <w:endnoteReference w:id="5"/>
      </w:r>
      <w:r>
        <w:t xml:space="preserve"> </w:t>
      </w:r>
      <w:r w:rsidR="000F33A4">
        <w:t>GSM</w:t>
      </w:r>
      <w:r>
        <w:t xml:space="preserve">, puissent envoyer et recevoir  des SMS. </w:t>
      </w:r>
      <w:r w:rsidR="004416DE">
        <w:t xml:space="preserve"> </w:t>
      </w:r>
      <w:r>
        <w:t>De même, la plateforme</w:t>
      </w:r>
      <w:r w:rsidR="00A635A0">
        <w:t xml:space="preserve"> M2M</w:t>
      </w:r>
      <w:r>
        <w:t xml:space="preserve"> doit être dotée de</w:t>
      </w:r>
      <w:r w:rsidR="004416DE">
        <w:t xml:space="preserve">s mêmes capacités. </w:t>
      </w:r>
    </w:p>
    <w:p w:rsidR="00C155A3" w:rsidRDefault="0092349D" w:rsidP="004416DE">
      <w:r>
        <w:t>L</w:t>
      </w:r>
      <w:r w:rsidR="004416DE">
        <w:t>a solution</w:t>
      </w:r>
      <w:r w:rsidR="00C155A3">
        <w:t xml:space="preserve"> sera associée à une base de données enregistrant tous les messages, ainsi qu’à une interface graphique de gestion </w:t>
      </w:r>
      <w:r w:rsidR="00F108D9">
        <w:t xml:space="preserve">en ligne pour permettre aux utilisateurs </w:t>
      </w:r>
      <w:r w:rsidR="002E175C">
        <w:t xml:space="preserve">de communiquer par SMS avec les </w:t>
      </w:r>
      <w:r w:rsidR="000C124A">
        <w:t>objets distant</w:t>
      </w:r>
      <w:r w:rsidR="002E175C">
        <w:t>s</w:t>
      </w:r>
      <w:r w:rsidR="00F108D9">
        <w:t>.</w:t>
      </w:r>
    </w:p>
    <w:p w:rsidR="00C7672F" w:rsidRPr="00C7672F" w:rsidRDefault="0017409D" w:rsidP="00C7672F">
      <w:pPr>
        <w:pStyle w:val="Heading2"/>
      </w:pPr>
      <w:bookmarkStart w:id="8" w:name="_Toc315695211"/>
      <w:r w:rsidRPr="006968DE">
        <w:t>La mission</w:t>
      </w:r>
      <w:bookmarkEnd w:id="8"/>
    </w:p>
    <w:p w:rsidR="005465BC" w:rsidRDefault="005465BC" w:rsidP="003E623D">
      <w:r>
        <w:t>Notre mission consiste donc à concevoir et à développer les fonctionnalités suivantes</w:t>
      </w:r>
      <w:r w:rsidR="0023478E">
        <w:t xml:space="preserve"> du système d’envoi et de réception de SMS</w:t>
      </w:r>
      <w:r>
        <w:t> :</w:t>
      </w:r>
    </w:p>
    <w:p w:rsidR="005465BC" w:rsidRPr="000D5BCE" w:rsidRDefault="005465BC" w:rsidP="005465BC">
      <w:pPr>
        <w:pStyle w:val="ListParagraph"/>
        <w:numPr>
          <w:ilvl w:val="0"/>
          <w:numId w:val="14"/>
        </w:numPr>
        <w:rPr>
          <w:i/>
        </w:rPr>
      </w:pPr>
      <w:r>
        <w:t xml:space="preserve">Envoi et réception de SMS à travers un </w:t>
      </w:r>
      <w:r w:rsidRPr="000D5BCE">
        <w:rPr>
          <w:i/>
        </w:rPr>
        <w:t>service Windows</w:t>
      </w:r>
      <w:r w:rsidR="000D5BCE">
        <w:rPr>
          <w:rStyle w:val="EndnoteReference"/>
          <w:i/>
        </w:rPr>
        <w:endnoteReference w:id="6"/>
      </w:r>
    </w:p>
    <w:p w:rsidR="005465BC" w:rsidRDefault="005465BC" w:rsidP="005465BC">
      <w:pPr>
        <w:pStyle w:val="ListParagraph"/>
        <w:numPr>
          <w:ilvl w:val="0"/>
          <w:numId w:val="14"/>
        </w:numPr>
      </w:pPr>
      <w:r>
        <w:t>Stockage des messages envoyés et reçus dans une base de données</w:t>
      </w:r>
    </w:p>
    <w:p w:rsidR="005465BC" w:rsidRDefault="005465BC" w:rsidP="005465BC">
      <w:pPr>
        <w:pStyle w:val="ListParagraph"/>
        <w:numPr>
          <w:ilvl w:val="0"/>
          <w:numId w:val="14"/>
        </w:numPr>
      </w:pPr>
      <w:r>
        <w:t>Associer un statut aux SMS envoyés afin de suivre leur état</w:t>
      </w:r>
    </w:p>
    <w:p w:rsidR="005465BC" w:rsidRDefault="005465BC" w:rsidP="005465BC">
      <w:pPr>
        <w:pStyle w:val="ListParagraph"/>
        <w:numPr>
          <w:ilvl w:val="0"/>
          <w:numId w:val="14"/>
        </w:numPr>
      </w:pPr>
      <w:r>
        <w:t>Ecriture et consultation des messages depuis une interface graphique</w:t>
      </w:r>
    </w:p>
    <w:p w:rsidR="007D5CFB" w:rsidRPr="006968DE" w:rsidRDefault="00D14AE4" w:rsidP="0057013F">
      <w:pPr>
        <w:ind w:firstLine="0"/>
      </w:pPr>
      <w:r>
        <w:t xml:space="preserve">L’interface graphique a pour objectif </w:t>
      </w:r>
      <w:r w:rsidR="002A3DF7">
        <w:t>de permettre à un utilisateur d’avoir un accès à l’ensemble des fonctionnalités proposées par le système</w:t>
      </w:r>
      <w:r>
        <w:t>.</w:t>
      </w:r>
    </w:p>
    <w:p w:rsidR="0017409D" w:rsidRPr="006968DE" w:rsidRDefault="0017409D" w:rsidP="0017409D">
      <w:pPr>
        <w:pStyle w:val="Heading2"/>
      </w:pPr>
      <w:bookmarkStart w:id="9" w:name="_Toc315695212"/>
      <w:r w:rsidRPr="006968DE">
        <w:t>Contraintes</w:t>
      </w:r>
      <w:bookmarkEnd w:id="9"/>
    </w:p>
    <w:p w:rsidR="00867AC9" w:rsidRDefault="00867AC9" w:rsidP="00867AC9">
      <w:pPr>
        <w:pStyle w:val="Heading3"/>
        <w:spacing w:before="360"/>
      </w:pPr>
      <w:bookmarkStart w:id="10" w:name="_Toc315695213"/>
      <w:r w:rsidRPr="006968DE">
        <w:t>Contraintes techniques</w:t>
      </w:r>
      <w:bookmarkEnd w:id="10"/>
    </w:p>
    <w:p w:rsidR="00867AC9" w:rsidRPr="00CF0E0B" w:rsidRDefault="00867AC9" w:rsidP="00867AC9">
      <w:r>
        <w:t xml:space="preserve">Pour mener à bien ce projet, nous </w:t>
      </w:r>
      <w:r w:rsidR="00283B87">
        <w:t>devons</w:t>
      </w:r>
      <w:r>
        <w:t xml:space="preserve"> respecter plusieurs contraintes techniques. Tout d’abord, le projet </w:t>
      </w:r>
      <w:r w:rsidR="00283B87">
        <w:t>doit</w:t>
      </w:r>
      <w:r>
        <w:t xml:space="preserve"> être développé à l’aide du </w:t>
      </w:r>
      <w:proofErr w:type="spellStart"/>
      <w:r w:rsidRPr="00750A7D">
        <w:rPr>
          <w:i/>
        </w:rPr>
        <w:t>framework</w:t>
      </w:r>
      <w:proofErr w:type="spellEnd"/>
      <w:r w:rsidR="003D360B">
        <w:rPr>
          <w:i/>
        </w:rPr>
        <w:t xml:space="preserve"> </w:t>
      </w:r>
      <w:r w:rsidRPr="003D360B">
        <w:rPr>
          <w:i/>
        </w:rPr>
        <w:t>.Net</w:t>
      </w:r>
      <w:r w:rsidR="003D360B">
        <w:rPr>
          <w:rStyle w:val="EndnoteReference"/>
        </w:rPr>
        <w:endnoteReference w:id="7"/>
      </w:r>
      <w:r>
        <w:t xml:space="preserve"> en version 4.0 ou 3.5. </w:t>
      </w:r>
    </w:p>
    <w:p w:rsidR="00867AC9" w:rsidRDefault="00867AC9" w:rsidP="00867AC9">
      <w:r>
        <w:t xml:space="preserve">La base de données, afin de s’intégrer au </w:t>
      </w:r>
      <w:proofErr w:type="spellStart"/>
      <w:r w:rsidR="003D360B">
        <w:t>framework</w:t>
      </w:r>
      <w:proofErr w:type="spellEnd"/>
      <w:r w:rsidR="003D360B">
        <w:t xml:space="preserve"> .Net</w:t>
      </w:r>
      <w:r>
        <w:t xml:space="preserve">, </w:t>
      </w:r>
      <w:r w:rsidR="00750A7D">
        <w:t>doit</w:t>
      </w:r>
      <w:r>
        <w:t xml:space="preserve"> être implémentée avec le système de gestion de base de données SQL Server 2008. Ces contraintes sur le </w:t>
      </w:r>
      <w:proofErr w:type="spellStart"/>
      <w:r>
        <w:t>framework</w:t>
      </w:r>
      <w:proofErr w:type="spellEnd"/>
      <w:r>
        <w:t xml:space="preserve"> sont dues </w:t>
      </w:r>
      <w:r>
        <w:lastRenderedPageBreak/>
        <w:t xml:space="preserve">au fait que la plateforme </w:t>
      </w:r>
      <w:r w:rsidR="003D360B">
        <w:t xml:space="preserve">M2M </w:t>
      </w:r>
      <w:r>
        <w:t>déjà existante est développée avec cette technologie. Le Groupe Synox maintient ainsi une cohérence entre tous les éléments de cette plateforme.</w:t>
      </w:r>
    </w:p>
    <w:p w:rsidR="00867AC9" w:rsidRDefault="00867AC9" w:rsidP="00867AC9">
      <w:r>
        <w:t>Enfin, la liaison des données entre la base de données et le service ou l’interface web doit être effectuée en LINQ to SQL ou en ADO.NET.</w:t>
      </w:r>
    </w:p>
    <w:p w:rsidR="00867AC9" w:rsidRDefault="00867AC9" w:rsidP="00867AC9">
      <w:pPr>
        <w:pStyle w:val="Heading3"/>
        <w:spacing w:before="360"/>
      </w:pPr>
      <w:bookmarkStart w:id="11" w:name="_Toc315695214"/>
      <w:r w:rsidRPr="006968DE">
        <w:t>Contraintes temporelles</w:t>
      </w:r>
      <w:bookmarkEnd w:id="11"/>
    </w:p>
    <w:p w:rsidR="00867AC9" w:rsidRDefault="00867AC9" w:rsidP="00867AC9">
      <w:r>
        <w:t>Nous disposions pour réaliser ce projet d’un délai de 9 semaines à compter du 5 Décembre 2011. Le planning prévisionnel a été établi comme suit dans la lettre de mission :</w:t>
      </w:r>
    </w:p>
    <w:p w:rsidR="00867AC9" w:rsidRDefault="00867AC9" w:rsidP="00867AC9">
      <w:r>
        <w:t>Le projet débute le lundi 5 Décembre 2011 pour prendre fin le vendredi 3 Février 2012 avec la livraison de la solution.</w:t>
      </w:r>
    </w:p>
    <w:p w:rsidR="00867AC9" w:rsidRDefault="00867AC9" w:rsidP="00867AC9">
      <w:pPr>
        <w:rPr>
          <w:b/>
          <w:color w:val="FF0000"/>
        </w:rPr>
      </w:pPr>
      <w:r>
        <w:t>D</w:t>
      </w:r>
      <w:r w:rsidRPr="009B5332">
        <w:t xml:space="preserve">e plus, une soutenance de projet est prévue </w:t>
      </w:r>
      <w:r>
        <w:t>entre le 8 et le 10 Février 2012</w:t>
      </w:r>
      <w:r w:rsidRPr="009B5332">
        <w:t>.</w:t>
      </w:r>
    </w:p>
    <w:p w:rsidR="008D3CCD" w:rsidRDefault="008D3CCD" w:rsidP="008D3CCD">
      <w:pPr>
        <w:pStyle w:val="Heading2"/>
      </w:pPr>
      <w:bookmarkStart w:id="12" w:name="_Toc315695221"/>
      <w:r>
        <w:t>Ressources</w:t>
      </w:r>
      <w:bookmarkEnd w:id="12"/>
    </w:p>
    <w:p w:rsidR="008D3CCD" w:rsidRDefault="008D3CCD" w:rsidP="008D3CCD">
      <w:r>
        <w:t xml:space="preserve">Pour mener à bien ce projet, nous avons constitué une équipe de deux élèves-ingénieur avec un planning de 30 jours. </w:t>
      </w:r>
    </w:p>
    <w:p w:rsidR="008D3CCD" w:rsidRDefault="008D3CCD" w:rsidP="008D3CCD">
      <w:r>
        <w:t xml:space="preserve">Nous avons pu disposer d'une salle de projet fournie par </w:t>
      </w:r>
      <w:proofErr w:type="spellStart"/>
      <w:r>
        <w:t>Polytech</w:t>
      </w:r>
      <w:proofErr w:type="spellEnd"/>
      <w:r>
        <w:t>’ Montpellier et équipée de d’un ordinateurs et de trois écrans. Nous avons également utilisé nos ordinateurs personnels.</w:t>
      </w:r>
    </w:p>
    <w:p w:rsidR="008D3CCD" w:rsidRDefault="008D3CCD" w:rsidP="008D3CCD">
      <w:r>
        <w:t xml:space="preserve">M. </w:t>
      </w:r>
      <w:proofErr w:type="spellStart"/>
      <w:r>
        <w:t>Fenwick</w:t>
      </w:r>
      <w:proofErr w:type="spellEnd"/>
      <w:r>
        <w:t>, notre demandeur, nous a également fourni un modem SMS muni d’une carte SIM.</w:t>
      </w:r>
    </w:p>
    <w:p w:rsidR="004372B0" w:rsidRPr="004372B0" w:rsidRDefault="004372B0" w:rsidP="004372B0"/>
    <w:p w:rsidR="005673F8" w:rsidRDefault="005673F8">
      <w:pPr>
        <w:jc w:val="left"/>
        <w:rPr>
          <w:rFonts w:asciiTheme="majorHAnsi" w:eastAsiaTheme="majorEastAsia" w:hAnsiTheme="majorHAnsi" w:cstheme="majorBidi"/>
          <w:b/>
          <w:bCs/>
          <w:color w:val="0B5294" w:themeColor="accent1" w:themeShade="BF"/>
          <w:sz w:val="40"/>
          <w:szCs w:val="28"/>
        </w:rPr>
      </w:pPr>
      <w:r>
        <w:br w:type="page"/>
      </w:r>
    </w:p>
    <w:p w:rsidR="0017409D" w:rsidRPr="006968DE" w:rsidRDefault="0017409D" w:rsidP="0017409D">
      <w:pPr>
        <w:pStyle w:val="Heading1"/>
      </w:pPr>
      <w:bookmarkStart w:id="13" w:name="_Toc315695215"/>
      <w:r w:rsidRPr="006968DE">
        <w:lastRenderedPageBreak/>
        <w:t>Déroulement du projet</w:t>
      </w:r>
      <w:bookmarkEnd w:id="13"/>
    </w:p>
    <w:p w:rsidR="00867AC9" w:rsidRPr="000A083A" w:rsidRDefault="00867AC9" w:rsidP="00867AC9">
      <w:pPr>
        <w:pStyle w:val="Heading2"/>
        <w:spacing w:before="360" w:after="360"/>
      </w:pPr>
      <w:bookmarkStart w:id="14" w:name="_Toc315695216"/>
      <w:r w:rsidRPr="006968DE">
        <w:t>Gestion du projet</w:t>
      </w:r>
      <w:bookmarkEnd w:id="14"/>
    </w:p>
    <w:p w:rsidR="00D77643" w:rsidRDefault="00867AC9" w:rsidP="008D3CCD">
      <w:r>
        <w:t xml:space="preserve">Le projet a commencé avec le premier entretien que nous avons eu avec le demandeur. À partir de cette discussion et des réponses qu’il nous a fournies, nous avons élaboré notre lettre de mission qui définit  le champ de l’étude,  le point d’arrivée et les modalités du projet. </w:t>
      </w:r>
    </w:p>
    <w:p w:rsidR="00867AC9" w:rsidRDefault="00867AC9" w:rsidP="00867AC9">
      <w:r>
        <w:t xml:space="preserve">Au cours de cet entretien, nous avons également découpé le projet en plusieurs phases. </w:t>
      </w:r>
    </w:p>
    <w:p w:rsidR="00867AC9" w:rsidRDefault="00867AC9" w:rsidP="00867AC9">
      <w:r>
        <w:t xml:space="preserve">La première phase consiste à mettre en œuvre l’envoi de SMS à l’aide du modem GSM. La communication avec le modem se faisant à l’aide d’instructions particulières (les </w:t>
      </w:r>
      <w:r w:rsidRPr="00922BDC">
        <w:rPr>
          <w:b/>
        </w:rPr>
        <w:t>commandes AT</w:t>
      </w:r>
      <w:r>
        <w:t xml:space="preserve">, aussi appelées </w:t>
      </w:r>
      <w:r w:rsidRPr="00922BDC">
        <w:rPr>
          <w:b/>
        </w:rPr>
        <w:t>commandes Hayes</w:t>
      </w:r>
      <w:r>
        <w:t xml:space="preserve">) via un port </w:t>
      </w:r>
      <w:r w:rsidRPr="00922BDC">
        <w:rPr>
          <w:b/>
        </w:rPr>
        <w:t>COM</w:t>
      </w:r>
      <w:r>
        <w:t>, il nous faut dans un premier temps étudier les possibilités de ce système et le prendre en main.</w:t>
      </w:r>
    </w:p>
    <w:p w:rsidR="00867AC9" w:rsidRDefault="00867AC9" w:rsidP="00867AC9">
      <w:r>
        <w:t xml:space="preserve">La deuxième phase consiste à traiter la réception des SMS et des accusés de réception. </w:t>
      </w:r>
    </w:p>
    <w:p w:rsidR="00867AC9" w:rsidRDefault="00867AC9" w:rsidP="00867AC9">
      <w:r>
        <w:t>Enfin, la troisième phase, la plus longue, consiste à concevoir et à réaliser le service Windows et l’interface graphique en ligne de gestion des messages.</w:t>
      </w:r>
    </w:p>
    <w:p w:rsidR="00867AC9" w:rsidRDefault="00867AC9" w:rsidP="00867AC9">
      <w:r>
        <w:t>Nous avons utilisé comme support de planification le logiciel Microsoft Project qui permet de planifier automatiquement les tâches en fonction des contraintes de début et de fin, qui prend en compte les jours fériés et les week-ends. Cet outil permet également de suivre le projet notamment grâce aux outils graphiques (diagramme de Gantt par exemple) qu’il met à disposition des utilisateurs.</w:t>
      </w:r>
    </w:p>
    <w:p w:rsidR="00867AC9" w:rsidRDefault="00867AC9" w:rsidP="00867AC9">
      <w:r>
        <w:t>Lors de l’évaluation des durées des tâches, nous avons dû prendre en compte le temps de prise en main du modem GSM et des commandes AT, ainsi que d’une productivité plus faible durant la période de Noël.</w:t>
      </w:r>
    </w:p>
    <w:p w:rsidR="008D3CCD" w:rsidRPr="008D3CCD" w:rsidRDefault="008D3CCD" w:rsidP="00867AC9">
      <w:pPr>
        <w:rPr>
          <w:b/>
          <w:color w:val="FF0000"/>
          <w:sz w:val="44"/>
          <w:u w:val="single"/>
        </w:rPr>
      </w:pPr>
      <w:r w:rsidRPr="008D3CCD">
        <w:rPr>
          <w:b/>
          <w:color w:val="FF0000"/>
          <w:sz w:val="44"/>
          <w:u w:val="single"/>
        </w:rPr>
        <w:t>Diagramme de GANTT</w:t>
      </w:r>
    </w:p>
    <w:p w:rsidR="00867AC9" w:rsidRPr="008B0385" w:rsidRDefault="00867AC9" w:rsidP="00867AC9">
      <w:pPr>
        <w:pStyle w:val="Heading2"/>
        <w:spacing w:before="360" w:after="360"/>
      </w:pPr>
      <w:bookmarkStart w:id="15" w:name="_Toc315695217"/>
      <w:r w:rsidRPr="006968DE">
        <w:t>Démarche</w:t>
      </w:r>
      <w:bookmarkEnd w:id="15"/>
    </w:p>
    <w:p w:rsidR="00867AC9" w:rsidRPr="008B0385" w:rsidRDefault="00867AC9" w:rsidP="00867AC9">
      <w:pPr>
        <w:pStyle w:val="Heading3"/>
        <w:spacing w:before="360"/>
      </w:pPr>
      <w:bookmarkStart w:id="16" w:name="_Toc315695218"/>
      <w:r w:rsidRPr="006968DE">
        <w:t>Méthodes utilisées</w:t>
      </w:r>
      <w:bookmarkEnd w:id="16"/>
    </w:p>
    <w:p w:rsidR="00867AC9" w:rsidRPr="0064023C" w:rsidRDefault="00867AC9" w:rsidP="00867AC9">
      <w:r>
        <w:t>Nous avons utilisé UML pour modéliser la base de données et écrire les cas d’utilisation. Nous n’avons pas utilisé d’autres méthodes particulières, le projet étant principalement concentré sur la conception et le développement.</w:t>
      </w:r>
    </w:p>
    <w:p w:rsidR="00867AC9" w:rsidRPr="008B0385" w:rsidRDefault="00867AC9" w:rsidP="00867AC9">
      <w:pPr>
        <w:pStyle w:val="Heading3"/>
        <w:spacing w:before="360"/>
      </w:pPr>
      <w:bookmarkStart w:id="17" w:name="_Toc315695219"/>
      <w:r w:rsidRPr="006968DE">
        <w:t>Choix technologiques</w:t>
      </w:r>
      <w:bookmarkEnd w:id="17"/>
    </w:p>
    <w:p w:rsidR="00867AC9" w:rsidRDefault="00867AC9" w:rsidP="002B68B0">
      <w:r>
        <w:t xml:space="preserve">Les choix technologiques que nous avons à effectuer  sont relativement restreints pas les contraintes du projet. </w:t>
      </w:r>
    </w:p>
    <w:p w:rsidR="00B03E23" w:rsidRDefault="00B03E23" w:rsidP="006E06E3">
      <w:pPr>
        <w:jc w:val="left"/>
      </w:pPr>
    </w:p>
    <w:p w:rsidR="00B03E23" w:rsidRDefault="00B03E23" w:rsidP="002B68B0">
      <w:r>
        <w:lastRenderedPageBreak/>
        <w:t xml:space="preserve">Afin de mettre en place la liaison entre le service, l’interface graphique et la base données, nous avions le choix entre deux bibliothèques logicielles, </w:t>
      </w:r>
      <w:r>
        <w:rPr>
          <w:b/>
        </w:rPr>
        <w:t>LINQ to SQL</w:t>
      </w:r>
      <w:r>
        <w:t xml:space="preserve"> et </w:t>
      </w:r>
      <w:r>
        <w:rPr>
          <w:b/>
        </w:rPr>
        <w:t>ADO.Net</w:t>
      </w:r>
      <w:r>
        <w:t xml:space="preserve">. Nous </w:t>
      </w:r>
      <w:r w:rsidR="009A44A9">
        <w:t>avons synthétisé les avantages et inconvénients dans le tableau suivant :</w:t>
      </w:r>
    </w:p>
    <w:tbl>
      <w:tblPr>
        <w:tblStyle w:val="LightGrid-Accent1"/>
        <w:tblW w:w="0" w:type="auto"/>
        <w:tblLook w:val="04A0" w:firstRow="1" w:lastRow="0" w:firstColumn="1" w:lastColumn="0" w:noHBand="0" w:noVBand="1"/>
      </w:tblPr>
      <w:tblGrid>
        <w:gridCol w:w="3070"/>
        <w:gridCol w:w="3071"/>
        <w:gridCol w:w="3071"/>
      </w:tblGrid>
      <w:tr w:rsidR="009A44A9" w:rsidTr="009A44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A44A9" w:rsidRDefault="009A44A9" w:rsidP="006E06E3">
            <w:pPr>
              <w:ind w:firstLine="0"/>
              <w:jc w:val="left"/>
            </w:pPr>
            <w:r>
              <w:t>Bibliothèque Logicielle</w:t>
            </w:r>
          </w:p>
        </w:tc>
        <w:tc>
          <w:tcPr>
            <w:tcW w:w="3071" w:type="dxa"/>
          </w:tcPr>
          <w:p w:rsidR="009A44A9" w:rsidRDefault="009A44A9" w:rsidP="006E06E3">
            <w:pPr>
              <w:ind w:firstLine="0"/>
              <w:jc w:val="left"/>
              <w:cnfStyle w:val="100000000000" w:firstRow="1" w:lastRow="0" w:firstColumn="0" w:lastColumn="0" w:oddVBand="0" w:evenVBand="0" w:oddHBand="0" w:evenHBand="0" w:firstRowFirstColumn="0" w:firstRowLastColumn="0" w:lastRowFirstColumn="0" w:lastRowLastColumn="0"/>
            </w:pPr>
            <w:r>
              <w:t>LINQ to SQL</w:t>
            </w:r>
          </w:p>
        </w:tc>
        <w:tc>
          <w:tcPr>
            <w:tcW w:w="3071" w:type="dxa"/>
          </w:tcPr>
          <w:p w:rsidR="009A44A9" w:rsidRDefault="009A44A9" w:rsidP="006E06E3">
            <w:pPr>
              <w:ind w:firstLine="0"/>
              <w:jc w:val="left"/>
              <w:cnfStyle w:val="100000000000" w:firstRow="1" w:lastRow="0" w:firstColumn="0" w:lastColumn="0" w:oddVBand="0" w:evenVBand="0" w:oddHBand="0" w:evenHBand="0" w:firstRowFirstColumn="0" w:firstRowLastColumn="0" w:lastRowFirstColumn="0" w:lastRowLastColumn="0"/>
            </w:pPr>
            <w:r>
              <w:t>ADO.Net</w:t>
            </w:r>
          </w:p>
        </w:tc>
      </w:tr>
      <w:tr w:rsidR="009A44A9" w:rsidTr="009A44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A44A9" w:rsidRDefault="009A44A9" w:rsidP="006E06E3">
            <w:pPr>
              <w:ind w:firstLine="0"/>
              <w:jc w:val="left"/>
            </w:pPr>
            <w:r>
              <w:t>Mise en place</w:t>
            </w:r>
          </w:p>
        </w:tc>
        <w:tc>
          <w:tcPr>
            <w:tcW w:w="3071" w:type="dxa"/>
          </w:tcPr>
          <w:p w:rsidR="009A44A9" w:rsidRDefault="009A44A9" w:rsidP="006E06E3">
            <w:pPr>
              <w:ind w:firstLine="0"/>
              <w:jc w:val="left"/>
              <w:cnfStyle w:val="000000100000" w:firstRow="0" w:lastRow="0" w:firstColumn="0" w:lastColumn="0" w:oddVBand="0" w:evenVBand="0" w:oddHBand="1" w:evenHBand="0" w:firstRowFirstColumn="0" w:firstRowLastColumn="0" w:lastRowFirstColumn="0" w:lastRowLastColumn="0"/>
            </w:pPr>
            <w:r>
              <w:t>Rapide</w:t>
            </w:r>
          </w:p>
        </w:tc>
        <w:tc>
          <w:tcPr>
            <w:tcW w:w="3071" w:type="dxa"/>
          </w:tcPr>
          <w:p w:rsidR="009A44A9" w:rsidRDefault="009A44A9" w:rsidP="006E06E3">
            <w:pPr>
              <w:ind w:firstLine="0"/>
              <w:jc w:val="left"/>
              <w:cnfStyle w:val="000000100000" w:firstRow="0" w:lastRow="0" w:firstColumn="0" w:lastColumn="0" w:oddVBand="0" w:evenVBand="0" w:oddHBand="1" w:evenHBand="0" w:firstRowFirstColumn="0" w:firstRowLastColumn="0" w:lastRowFirstColumn="0" w:lastRowLastColumn="0"/>
            </w:pPr>
            <w:r>
              <w:t>Plus longue</w:t>
            </w:r>
          </w:p>
        </w:tc>
      </w:tr>
      <w:tr w:rsidR="009A44A9" w:rsidTr="009A44A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A44A9" w:rsidRDefault="009A44A9" w:rsidP="006E06E3">
            <w:pPr>
              <w:ind w:firstLine="0"/>
              <w:jc w:val="left"/>
            </w:pPr>
            <w:r>
              <w:t>Utilisation</w:t>
            </w:r>
          </w:p>
        </w:tc>
        <w:tc>
          <w:tcPr>
            <w:tcW w:w="3071" w:type="dxa"/>
          </w:tcPr>
          <w:p w:rsidR="009A44A9" w:rsidRDefault="009A44A9" w:rsidP="006E06E3">
            <w:pPr>
              <w:ind w:firstLine="0"/>
              <w:jc w:val="left"/>
              <w:cnfStyle w:val="000000010000" w:firstRow="0" w:lastRow="0" w:firstColumn="0" w:lastColumn="0" w:oddVBand="0" w:evenVBand="0" w:oddHBand="0" w:evenHBand="1" w:firstRowFirstColumn="0" w:firstRowLastColumn="0" w:lastRowFirstColumn="0" w:lastRowLastColumn="0"/>
            </w:pPr>
            <w:r>
              <w:t>Relativement aisée avec le langage LINQ</w:t>
            </w:r>
          </w:p>
        </w:tc>
        <w:tc>
          <w:tcPr>
            <w:tcW w:w="3071" w:type="dxa"/>
          </w:tcPr>
          <w:p w:rsidR="009A44A9" w:rsidRDefault="009A44A9" w:rsidP="006E06E3">
            <w:pPr>
              <w:ind w:firstLine="0"/>
              <w:jc w:val="left"/>
              <w:cnfStyle w:val="000000010000" w:firstRow="0" w:lastRow="0" w:firstColumn="0" w:lastColumn="0" w:oddVBand="0" w:evenVBand="0" w:oddHBand="0" w:evenHBand="1" w:firstRowFirstColumn="0" w:firstRowLastColumn="0" w:lastRowFirstColumn="0" w:lastRowLastColumn="0"/>
            </w:pPr>
            <w:r>
              <w:t>Nécessite un temps d’apprentissage</w:t>
            </w:r>
          </w:p>
        </w:tc>
      </w:tr>
      <w:tr w:rsidR="009A44A9" w:rsidTr="009A44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A44A9" w:rsidRDefault="009A44A9" w:rsidP="006E06E3">
            <w:pPr>
              <w:ind w:firstLine="0"/>
              <w:jc w:val="left"/>
            </w:pPr>
            <w:proofErr w:type="spellStart"/>
            <w:r>
              <w:t>Perfomance</w:t>
            </w:r>
            <w:proofErr w:type="spellEnd"/>
            <w:r>
              <w:t xml:space="preserve"> </w:t>
            </w:r>
          </w:p>
        </w:tc>
        <w:tc>
          <w:tcPr>
            <w:tcW w:w="3071" w:type="dxa"/>
          </w:tcPr>
          <w:p w:rsidR="009A44A9" w:rsidRDefault="009A44A9" w:rsidP="006E06E3">
            <w:pPr>
              <w:ind w:firstLine="0"/>
              <w:jc w:val="left"/>
              <w:cnfStyle w:val="000000100000" w:firstRow="0" w:lastRow="0" w:firstColumn="0" w:lastColumn="0" w:oddVBand="0" w:evenVBand="0" w:oddHBand="1" w:evenHBand="0" w:firstRowFirstColumn="0" w:firstRowLastColumn="0" w:lastRowFirstColumn="0" w:lastRowLastColumn="0"/>
            </w:pPr>
            <w:r>
              <w:t>Problème avec des bases de données complexes</w:t>
            </w:r>
          </w:p>
        </w:tc>
        <w:tc>
          <w:tcPr>
            <w:tcW w:w="3071" w:type="dxa"/>
          </w:tcPr>
          <w:p w:rsidR="009A44A9" w:rsidRDefault="009A44A9" w:rsidP="006E06E3">
            <w:pPr>
              <w:ind w:firstLine="0"/>
              <w:jc w:val="left"/>
              <w:cnfStyle w:val="000000100000" w:firstRow="0" w:lastRow="0" w:firstColumn="0" w:lastColumn="0" w:oddVBand="0" w:evenVBand="0" w:oddHBand="1" w:evenHBand="0" w:firstRowFirstColumn="0" w:firstRowLastColumn="0" w:lastRowFirstColumn="0" w:lastRowLastColumn="0"/>
            </w:pPr>
            <w:r>
              <w:t>Très bonne</w:t>
            </w:r>
          </w:p>
        </w:tc>
      </w:tr>
    </w:tbl>
    <w:p w:rsidR="009A44A9" w:rsidRDefault="009A44A9" w:rsidP="006E06E3">
      <w:pPr>
        <w:jc w:val="left"/>
      </w:pPr>
    </w:p>
    <w:p w:rsidR="00DF00F5" w:rsidRPr="00B03E23" w:rsidRDefault="00DF00F5" w:rsidP="002B68B0">
      <w:r>
        <w:t>Notre base de données n’étant pas complexe, nous avons décidé d’utiliser LINQ to SQL, plus rapide à mettre en place et plus facile à manipuler. De plus, nous avions déjà utilisé cette technologie dans un précédent</w:t>
      </w:r>
      <w:r w:rsidR="007C7CBC">
        <w:t xml:space="preserve"> projet</w:t>
      </w:r>
      <w:r>
        <w:t>.</w:t>
      </w:r>
    </w:p>
    <w:p w:rsidR="00922BDC" w:rsidRDefault="00922BDC" w:rsidP="00922BDC">
      <w:pPr>
        <w:pStyle w:val="Heading2"/>
      </w:pPr>
      <w:bookmarkStart w:id="18" w:name="_Toc315695220"/>
      <w:r>
        <w:t>Communication et synchronisation</w:t>
      </w:r>
      <w:bookmarkEnd w:id="18"/>
    </w:p>
    <w:p w:rsidR="00552306" w:rsidRDefault="00552306" w:rsidP="00552306"/>
    <w:p w:rsidR="00552306" w:rsidRDefault="00552306" w:rsidP="00552306">
      <w:r>
        <w:t xml:space="preserve">Afin de pouvoir partager rapidement le résultat de nos travaux, nous avons décidé </w:t>
      </w:r>
      <w:r w:rsidRPr="00226D8B">
        <w:rPr>
          <w:b/>
        </w:rPr>
        <w:t>de réaliser ce projet de la façon la plus collaborative possible</w:t>
      </w:r>
      <w:r>
        <w:t>.</w:t>
      </w:r>
    </w:p>
    <w:p w:rsidR="00552306" w:rsidRDefault="00552306" w:rsidP="00552306">
      <w:r>
        <w:t xml:space="preserve">Nous avons ainsi utilisé les outils </w:t>
      </w:r>
      <w:r w:rsidRPr="00226D8B">
        <w:rPr>
          <w:b/>
        </w:rPr>
        <w:t xml:space="preserve">Google Documents  </w:t>
      </w:r>
      <w:r>
        <w:t xml:space="preserve">pour le partage de la documentation, </w:t>
      </w:r>
      <w:proofErr w:type="spellStart"/>
      <w:r w:rsidRPr="00226D8B">
        <w:rPr>
          <w:b/>
        </w:rPr>
        <w:t>Github</w:t>
      </w:r>
      <w:proofErr w:type="spellEnd"/>
      <w:r>
        <w:t xml:space="preserve">  pour le partage du code et de documents, et </w:t>
      </w:r>
      <w:proofErr w:type="spellStart"/>
      <w:r w:rsidRPr="00226D8B">
        <w:rPr>
          <w:b/>
        </w:rPr>
        <w:t>Remember</w:t>
      </w:r>
      <w:proofErr w:type="spellEnd"/>
      <w:r w:rsidRPr="00226D8B">
        <w:rPr>
          <w:b/>
        </w:rPr>
        <w:t xml:space="preserve"> The Milk</w:t>
      </w:r>
      <w:r>
        <w:t xml:space="preserve">  pour le partage des tâches.</w:t>
      </w:r>
    </w:p>
    <w:p w:rsidR="00552306" w:rsidRDefault="00552306" w:rsidP="00552306">
      <w:r>
        <w:t>De plus la possibilité de disposer d’une salle de projet a été une excellente occasion pour travailler ensemble et communiquer directement pendant ces six semaines.</w:t>
      </w:r>
    </w:p>
    <w:p w:rsidR="00552306" w:rsidRDefault="00552306" w:rsidP="00552306">
      <w:r>
        <w:t xml:space="preserve">Concernant notre propre communication et synchronisation au sein du groupe, elle a pu se faire facilement puisque nous étions tous </w:t>
      </w:r>
      <w:r w:rsidR="00D01D03">
        <w:t>deux</w:t>
      </w:r>
      <w:r>
        <w:t xml:space="preserve"> présents aux mêmes horaires dans une même salle. De plus, nous nous entendons bien.</w:t>
      </w:r>
    </w:p>
    <w:p w:rsidR="00552306" w:rsidRDefault="00552306" w:rsidP="00552306">
      <w:r>
        <w:t>Ainsi, nous ne nous sommes pas attribués de rôles fixes mais avo</w:t>
      </w:r>
      <w:r w:rsidR="00207A44">
        <w:t xml:space="preserve">ns alterné. Cela dans </w:t>
      </w:r>
      <w:r w:rsidR="002B68B0">
        <w:t>le but de</w:t>
      </w:r>
      <w:r>
        <w:t xml:space="preserve"> manipuler l’ensemble des technologies et </w:t>
      </w:r>
      <w:r w:rsidR="00F6384C">
        <w:t xml:space="preserve">de </w:t>
      </w:r>
      <w:r>
        <w:t>pouvoir prendre du recul.</w:t>
      </w:r>
    </w:p>
    <w:p w:rsidR="00552306" w:rsidRPr="00552306" w:rsidRDefault="00552306" w:rsidP="00552306"/>
    <w:p w:rsidR="00EE632E" w:rsidRDefault="00EE632E">
      <w:pPr>
        <w:ind w:firstLine="0"/>
        <w:jc w:val="left"/>
        <w:rPr>
          <w:rFonts w:asciiTheme="majorHAnsi" w:eastAsiaTheme="majorEastAsia" w:hAnsiTheme="majorHAnsi" w:cstheme="majorBidi"/>
          <w:b/>
          <w:bCs/>
          <w:color w:val="0B5294" w:themeColor="accent1" w:themeShade="BF"/>
          <w:sz w:val="40"/>
          <w:szCs w:val="28"/>
        </w:rPr>
      </w:pPr>
      <w:r>
        <w:br w:type="page"/>
      </w:r>
    </w:p>
    <w:p w:rsidR="0017409D" w:rsidRPr="006968DE" w:rsidRDefault="0017409D" w:rsidP="0017409D">
      <w:pPr>
        <w:pStyle w:val="Heading1"/>
      </w:pPr>
      <w:bookmarkStart w:id="19" w:name="_Toc315695222"/>
      <w:r w:rsidRPr="006968DE">
        <w:lastRenderedPageBreak/>
        <w:t>Travail réalisé</w:t>
      </w:r>
      <w:bookmarkEnd w:id="19"/>
    </w:p>
    <w:p w:rsidR="0033304A" w:rsidRDefault="0033304A" w:rsidP="0033304A">
      <w:pPr>
        <w:pStyle w:val="Heading2"/>
      </w:pPr>
      <w:bookmarkStart w:id="20" w:name="_Toc315695223"/>
      <w:r>
        <w:t>Architecture de l</w:t>
      </w:r>
      <w:r w:rsidRPr="00AA3BCF">
        <w:t>a plateforme</w:t>
      </w:r>
      <w:r>
        <w:t xml:space="preserve"> de gestion des</w:t>
      </w:r>
      <w:r w:rsidRPr="00AA3BCF">
        <w:t xml:space="preserve"> S</w:t>
      </w:r>
      <w:r>
        <w:t>MS</w:t>
      </w:r>
      <w:bookmarkEnd w:id="20"/>
    </w:p>
    <w:p w:rsidR="0033304A" w:rsidRPr="00B25AA4" w:rsidRDefault="0033304A" w:rsidP="0033304A">
      <w:r>
        <w:t xml:space="preserve">L’architecture de la plateforme de gestion des SMS peut être représentée par le schéma suivant : </w:t>
      </w:r>
    </w:p>
    <w:p w:rsidR="00AD6539" w:rsidRDefault="0033304A" w:rsidP="002612CE">
      <w:pPr>
        <w:pStyle w:val="NoSpacing"/>
        <w:jc w:val="center"/>
      </w:pPr>
      <w:r>
        <w:object w:dxaOrig="11980" w:dyaOrig="993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7.35pt;height:313.6pt" o:ole="" o:bordertopcolor="this" o:borderleftcolor="this" o:borderbottomcolor="this" o:borderrightcolor="this">
            <v:imagedata r:id="rId13" o:title=""/>
            <w10:bordertop type="single" width="4"/>
            <w10:borderleft type="single" width="4"/>
            <w10:borderbottom type="single" width="4"/>
            <w10:borderright type="single" width="4"/>
          </v:shape>
          <o:OLEObject Type="Embed" ProgID="Visio.Drawing.11" ShapeID="_x0000_i1025" DrawAspect="Content" ObjectID="_1389479275" r:id="rId14"/>
        </w:object>
      </w:r>
    </w:p>
    <w:p w:rsidR="00DD3DC6" w:rsidRDefault="00032284" w:rsidP="00032284">
      <w:pPr>
        <w:pStyle w:val="Caption"/>
      </w:pPr>
      <w:bookmarkStart w:id="21" w:name="_Toc315695246"/>
      <w:r>
        <w:t xml:space="preserve">Figure </w:t>
      </w:r>
      <w:fldSimple w:instr=" SEQ Figure \* ARABIC ">
        <w:r w:rsidR="007C7405">
          <w:rPr>
            <w:noProof/>
          </w:rPr>
          <w:t>1</w:t>
        </w:r>
      </w:fldSimple>
      <w:r>
        <w:t xml:space="preserve"> - Schéma d'architecture</w:t>
      </w:r>
      <w:bookmarkEnd w:id="21"/>
    </w:p>
    <w:p w:rsidR="00DD3DC6" w:rsidRDefault="00DD3DC6" w:rsidP="00DD3DC6">
      <w:r>
        <w:t>La plateforme est composée de trois parties : le service SMS, la base de données et le serveur web donnant l’accès à une interface de gestion.</w:t>
      </w:r>
    </w:p>
    <w:p w:rsidR="00DD3DC6" w:rsidRDefault="0090366C" w:rsidP="0090366C">
      <w:pPr>
        <w:pStyle w:val="Heading3"/>
      </w:pPr>
      <w:bookmarkStart w:id="22" w:name="_Toc315695224"/>
      <w:r>
        <w:t>Le service SMS</w:t>
      </w:r>
      <w:bookmarkEnd w:id="22"/>
    </w:p>
    <w:p w:rsidR="006B6C8C" w:rsidRDefault="00B23FEB" w:rsidP="006B6C8C">
      <w:r>
        <w:t xml:space="preserve">Le service a pour but d’envoyer et de réceptionner des messages afin de satisfaire les demandes des clients. </w:t>
      </w:r>
      <w:r w:rsidR="006B6C8C">
        <w:t>Pour cela, il va contrôler le modem SMS à travers des commandes AT afin que ce dernier puisse envoyer et recevoir correctement des messages.</w:t>
      </w:r>
    </w:p>
    <w:p w:rsidR="006B6C8C" w:rsidRDefault="006B6C8C" w:rsidP="00C6486E">
      <w:pPr>
        <w:pStyle w:val="BodyText"/>
        <w:rPr>
          <w:rFonts w:asciiTheme="minorHAnsi" w:hAnsiTheme="minorHAnsi" w:cstheme="minorHAnsi"/>
        </w:rPr>
      </w:pPr>
      <w:r w:rsidRPr="00C6486E">
        <w:rPr>
          <w:rFonts w:asciiTheme="minorHAnsi" w:hAnsiTheme="minorHAnsi" w:cstheme="minorHAnsi"/>
        </w:rPr>
        <w:t>De plus, pour des question</w:t>
      </w:r>
      <w:r w:rsidR="00C6486E" w:rsidRPr="00C6486E">
        <w:rPr>
          <w:rFonts w:asciiTheme="minorHAnsi" w:hAnsiTheme="minorHAnsi" w:cstheme="minorHAnsi"/>
        </w:rPr>
        <w:t>s</w:t>
      </w:r>
      <w:r w:rsidRPr="00C6486E">
        <w:rPr>
          <w:rFonts w:asciiTheme="minorHAnsi" w:hAnsiTheme="minorHAnsi" w:cstheme="minorHAnsi"/>
        </w:rPr>
        <w:t xml:space="preserve"> de compatibilité avec la plateforme</w:t>
      </w:r>
      <w:r w:rsidR="00C6486E" w:rsidRPr="00C6486E">
        <w:rPr>
          <w:rFonts w:asciiTheme="minorHAnsi" w:hAnsiTheme="minorHAnsi" w:cstheme="minorHAnsi"/>
        </w:rPr>
        <w:t xml:space="preserve"> M2M de Synox, il a été décidé que le service SMS prendra la forme d’un </w:t>
      </w:r>
      <w:r w:rsidR="00C6486E" w:rsidRPr="00D83EAC">
        <w:rPr>
          <w:rFonts w:asciiTheme="minorHAnsi" w:hAnsiTheme="minorHAnsi" w:cstheme="minorHAnsi"/>
        </w:rPr>
        <w:t>service Windows</w:t>
      </w:r>
      <w:r w:rsidR="00B928BE">
        <w:rPr>
          <w:rFonts w:asciiTheme="minorHAnsi" w:hAnsiTheme="minorHAnsi" w:cstheme="minorHAnsi"/>
          <w:b/>
        </w:rPr>
        <w:t xml:space="preserve"> </w:t>
      </w:r>
      <w:r w:rsidR="00B928BE">
        <w:rPr>
          <w:rFonts w:asciiTheme="minorHAnsi" w:hAnsiTheme="minorHAnsi" w:cstheme="minorHAnsi"/>
        </w:rPr>
        <w:t>qui sera à l’écoute de la plateforme afin de traiter les demandes de réception et d’envoi à travers un traitement par lot (batch)</w:t>
      </w:r>
      <w:r w:rsidR="00C6486E" w:rsidRPr="00C6486E">
        <w:rPr>
          <w:rFonts w:asciiTheme="minorHAnsi" w:hAnsiTheme="minorHAnsi" w:cstheme="minorHAnsi"/>
        </w:rPr>
        <w:t>.</w:t>
      </w:r>
    </w:p>
    <w:p w:rsidR="00F1552C" w:rsidRDefault="00F1552C" w:rsidP="00F1552C">
      <w:pPr>
        <w:pStyle w:val="Heading3"/>
      </w:pPr>
      <w:bookmarkStart w:id="23" w:name="_Toc315695225"/>
      <w:r>
        <w:t>La base de données</w:t>
      </w:r>
      <w:bookmarkEnd w:id="23"/>
    </w:p>
    <w:p w:rsidR="006E016F" w:rsidRDefault="007573C5" w:rsidP="007573C5">
      <w:r>
        <w:t xml:space="preserve">La communication entre les clients et le service SMS s’effectue par l’intermédiaire d’une base de données. </w:t>
      </w:r>
    </w:p>
    <w:p w:rsidR="007573C5" w:rsidRDefault="007573C5" w:rsidP="007573C5">
      <w:r>
        <w:lastRenderedPageBreak/>
        <w:t>En effet, lorsqu’un utilisateur de la plateforme veut envoyer un SMS, les données du nouveau message</w:t>
      </w:r>
      <w:r w:rsidR="006E016F">
        <w:t xml:space="preserve"> sont insérées</w:t>
      </w:r>
      <w:r>
        <w:t xml:space="preserve"> dans la </w:t>
      </w:r>
      <w:r w:rsidR="00D83EAC">
        <w:t>base</w:t>
      </w:r>
      <w:r w:rsidR="006E016F">
        <w:t xml:space="preserve"> de données</w:t>
      </w:r>
      <w:r>
        <w:t>. Ainsi, le service</w:t>
      </w:r>
      <w:r w:rsidR="0008377F">
        <w:t>,</w:t>
      </w:r>
      <w:r>
        <w:t xml:space="preserve"> qui est configuré pour vérifier régulièrement la base de données</w:t>
      </w:r>
      <w:r w:rsidR="0008377F">
        <w:t>,</w:t>
      </w:r>
      <w:r>
        <w:t xml:space="preserve"> v</w:t>
      </w:r>
      <w:r w:rsidR="0008377F">
        <w:t>a</w:t>
      </w:r>
      <w:r>
        <w:t xml:space="preserve"> lire les informations relatives au message afin de transmettre les bonnes commandes d’envoi au modem.</w:t>
      </w:r>
    </w:p>
    <w:p w:rsidR="007573C5" w:rsidRDefault="007573C5" w:rsidP="007573C5">
      <w:r>
        <w:t xml:space="preserve">Au niveau de la réception des SMS, le service interroge régulièrement le modem pour y récupérer des nouveaux messages afin de les insérer dans la base de données. </w:t>
      </w:r>
    </w:p>
    <w:p w:rsidR="00B47437" w:rsidRDefault="00B47437" w:rsidP="00B47437">
      <w:pPr>
        <w:pStyle w:val="Heading3"/>
      </w:pPr>
      <w:bookmarkStart w:id="24" w:name="_Toc315695226"/>
      <w:r>
        <w:t xml:space="preserve">Interface </w:t>
      </w:r>
      <w:bookmarkEnd w:id="24"/>
      <w:r w:rsidR="000F6871">
        <w:t>utilisateur</w:t>
      </w:r>
    </w:p>
    <w:p w:rsidR="00E24B40" w:rsidRDefault="00E24B40" w:rsidP="00E24B40">
      <w:r>
        <w:t>Cette interface permet aux clients d’envoyer et de recevoir des SMS en alimentant ou en consultant la base de données. Elle sera sous forme d’un site web d’administration qui permettra la visualisation des messages envoyés/reçus et elle inclura une interface pour envoyer le SMS avec les options possibles par le format PDU.</w:t>
      </w:r>
    </w:p>
    <w:p w:rsidR="00FF5DF3" w:rsidRPr="00E24B40" w:rsidRDefault="00FF5DF3" w:rsidP="00E24B40">
      <w:r>
        <w:t>Il peut également être envisagé de créer un web Service pour que les applications Synox puissent s’y connecter simplement.</w:t>
      </w:r>
    </w:p>
    <w:p w:rsidR="00F15392" w:rsidRDefault="00287232" w:rsidP="0017409D">
      <w:pPr>
        <w:pStyle w:val="Heading2"/>
      </w:pPr>
      <w:bookmarkStart w:id="25" w:name="_Toc315695227"/>
      <w:r>
        <w:t>C</w:t>
      </w:r>
      <w:r w:rsidR="00F15392">
        <w:t>onception</w:t>
      </w:r>
      <w:bookmarkEnd w:id="25"/>
    </w:p>
    <w:p w:rsidR="00AD6539" w:rsidRDefault="00AD6539" w:rsidP="002719D9">
      <w:pPr>
        <w:rPr>
          <w:b/>
        </w:rPr>
      </w:pPr>
      <w:r>
        <w:t xml:space="preserve">Afin de procéder à la phase de conception, nous avons réalisé des </w:t>
      </w:r>
      <w:r w:rsidRPr="00AD6539">
        <w:rPr>
          <w:b/>
        </w:rPr>
        <w:t xml:space="preserve">diagrammes de cas d’utilisation </w:t>
      </w:r>
      <w:r>
        <w:t xml:space="preserve">et un </w:t>
      </w:r>
      <w:r w:rsidRPr="00AD6539">
        <w:rPr>
          <w:b/>
        </w:rPr>
        <w:t>diagramme de classe.</w:t>
      </w:r>
    </w:p>
    <w:p w:rsidR="00AD6539" w:rsidRDefault="00AD6539" w:rsidP="00AD6539">
      <w:pPr>
        <w:pStyle w:val="Heading3"/>
      </w:pPr>
      <w:bookmarkStart w:id="26" w:name="_Toc315695228"/>
      <w:r>
        <w:t>Diagrammes des cas d’utilisation</w:t>
      </w:r>
      <w:bookmarkEnd w:id="26"/>
    </w:p>
    <w:p w:rsidR="00F47A3B" w:rsidRDefault="00F47A3B" w:rsidP="00F47A3B"/>
    <w:p w:rsidR="00F47A3B" w:rsidRDefault="00F47A3B" w:rsidP="00F47A3B">
      <w:pPr>
        <w:pStyle w:val="Heading4"/>
      </w:pPr>
      <w:r>
        <w:t>Application</w:t>
      </w:r>
    </w:p>
    <w:p w:rsidR="00F47A3B" w:rsidRDefault="00F47A3B" w:rsidP="00F47A3B"/>
    <w:p w:rsidR="00F47A3B" w:rsidRDefault="00B81861" w:rsidP="00F47A3B">
      <w:r>
        <w:rPr>
          <w:noProof/>
          <w:lang w:eastAsia="fr-FR"/>
        </w:rPr>
        <w:drawing>
          <wp:inline distT="0" distB="0" distL="0" distR="0">
            <wp:extent cx="5762625" cy="1743075"/>
            <wp:effectExtent l="0" t="0" r="0" b="0"/>
            <wp:docPr id="25" name="Picture 25" descr="F:\Internet\public_space\Polytech\Synox\GitHub\Synox\Docs\Cas utilisation\images\usecase_mach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nternet\public_space\Polytech\Synox\GitHub\Synox\Docs\Cas utilisation\images\usecase_machine.png"/>
                    <pic:cNvPicPr>
                      <a:picLocks noChangeAspect="1" noChangeArrowheads="1"/>
                    </pic:cNvPicPr>
                  </pic:nvPicPr>
                  <pic:blipFill rotWithShape="1">
                    <a:blip r:embed="rId15">
                      <a:extLst>
                        <a:ext uri="{28A0092B-C50C-407E-A947-70E740481C1C}">
                          <a14:useLocalDpi xmlns:a14="http://schemas.microsoft.com/office/drawing/2010/main" val="0"/>
                        </a:ext>
                      </a:extLst>
                    </a:blip>
                    <a:srcRect t="26777" b="23726"/>
                    <a:stretch/>
                  </pic:blipFill>
                  <pic:spPr bwMode="auto">
                    <a:xfrm>
                      <a:off x="0" y="0"/>
                      <a:ext cx="5760720" cy="1742499"/>
                    </a:xfrm>
                    <a:prstGeom prst="rect">
                      <a:avLst/>
                    </a:prstGeom>
                    <a:noFill/>
                    <a:ln>
                      <a:noFill/>
                    </a:ln>
                    <a:extLst>
                      <a:ext uri="{53640926-AAD7-44D8-BBD7-CCE9431645EC}">
                        <a14:shadowObscured xmlns:a14="http://schemas.microsoft.com/office/drawing/2010/main"/>
                      </a:ext>
                    </a:extLst>
                  </pic:spPr>
                </pic:pic>
              </a:graphicData>
            </a:graphic>
          </wp:inline>
        </w:drawing>
      </w:r>
    </w:p>
    <w:p w:rsidR="002719D9" w:rsidRDefault="002719D9" w:rsidP="002719D9">
      <w:pPr>
        <w:pStyle w:val="Caption"/>
      </w:pPr>
      <w:bookmarkStart w:id="27" w:name="_Toc315695247"/>
      <w:r>
        <w:t xml:space="preserve">Figure </w:t>
      </w:r>
      <w:fldSimple w:instr=" SEQ Figure \* ARABIC ">
        <w:r w:rsidR="007C7405">
          <w:rPr>
            <w:noProof/>
          </w:rPr>
          <w:t>2</w:t>
        </w:r>
      </w:fldSimple>
      <w:r w:rsidR="00032284">
        <w:t xml:space="preserve"> -</w:t>
      </w:r>
      <w:r>
        <w:t xml:space="preserve"> </w:t>
      </w:r>
      <w:r w:rsidR="00032284">
        <w:t xml:space="preserve">Diagramme des cas d'utilisation : </w:t>
      </w:r>
      <w:bookmarkEnd w:id="27"/>
      <w:r w:rsidR="00965678">
        <w:t>Application</w:t>
      </w:r>
    </w:p>
    <w:p w:rsidR="00F47A3B" w:rsidRDefault="00F47A3B" w:rsidP="00F47A3B">
      <w:r>
        <w:t xml:space="preserve">La communication entre le service chargé de l’envoi et la réception des messages </w:t>
      </w:r>
      <w:r w:rsidR="00162131">
        <w:t>avec</w:t>
      </w:r>
      <w:r>
        <w:t xml:space="preserve"> les différentes applications se </w:t>
      </w:r>
      <w:r w:rsidR="00DF79E5">
        <w:t>font</w:t>
      </w:r>
      <w:r>
        <w:t xml:space="preserve"> par l’intermédiaire d’une base de données.</w:t>
      </w:r>
    </w:p>
    <w:p w:rsidR="00AD6539" w:rsidRDefault="00F47A3B" w:rsidP="00EE632E">
      <w:r>
        <w:t>Ainsi, lorsqu’une app</w:t>
      </w:r>
      <w:r w:rsidR="008B22AC">
        <w:t>lication veut envoyer un SMS, elle insère toutes</w:t>
      </w:r>
      <w:r>
        <w:t xml:space="preserve"> les informations concernant le message en base de données</w:t>
      </w:r>
      <w:r w:rsidR="0087779E">
        <w:t>. De même, lorsqu’elle a besoin de récupérer les SMS reç</w:t>
      </w:r>
      <w:r w:rsidR="0087779E" w:rsidRPr="0087779E">
        <w:t>u</w:t>
      </w:r>
      <w:r w:rsidR="0088124C">
        <w:t>s ou envoyés, elle consulte</w:t>
      </w:r>
      <w:r w:rsidR="00AD1C49">
        <w:t xml:space="preserve"> </w:t>
      </w:r>
      <w:r w:rsidR="0087779E">
        <w:t xml:space="preserve">la </w:t>
      </w:r>
      <w:r w:rsidR="0088124C">
        <w:t>base</w:t>
      </w:r>
      <w:r w:rsidR="0087779E">
        <w:t xml:space="preserve"> de données. L’application peut alors supprimer ou marquer comme lu les messages reç</w:t>
      </w:r>
      <w:r w:rsidR="0087779E" w:rsidRPr="0087779E">
        <w:t>u</w:t>
      </w:r>
      <w:r w:rsidR="0087779E">
        <w:t>s.</w:t>
      </w:r>
    </w:p>
    <w:p w:rsidR="00AD6539" w:rsidRDefault="00F47A3B" w:rsidP="00AD6539">
      <w:pPr>
        <w:pStyle w:val="Heading4"/>
      </w:pPr>
      <w:r>
        <w:rPr>
          <w:noProof/>
          <w:lang w:eastAsia="fr-FR"/>
        </w:rPr>
        <w:lastRenderedPageBreak/>
        <w:drawing>
          <wp:anchor distT="0" distB="0" distL="114300" distR="114300" simplePos="0" relativeHeight="251668480" behindDoc="0" locked="0" layoutInCell="1" allowOverlap="1" wp14:anchorId="7789B077" wp14:editId="7843CB80">
            <wp:simplePos x="0" y="0"/>
            <wp:positionH relativeFrom="column">
              <wp:posOffset>-103505</wp:posOffset>
            </wp:positionH>
            <wp:positionV relativeFrom="paragraph">
              <wp:posOffset>323215</wp:posOffset>
            </wp:positionV>
            <wp:extent cx="6400800" cy="2286000"/>
            <wp:effectExtent l="0" t="0" r="0" b="0"/>
            <wp:wrapSquare wrapText="bothSides"/>
            <wp:docPr id="1" name="Picture 1" descr="F:\Internet\public_space\Polytech\Synox\GitHub\Synox\Docs\Cas utilisation\images\usecase_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nternet\public_space\Polytech\Synox\GitHub\Synox\Docs\Cas utilisation\images\usecase_user.png"/>
                    <pic:cNvPicPr>
                      <a:picLocks noChangeAspect="1" noChangeArrowheads="1"/>
                    </pic:cNvPicPr>
                  </pic:nvPicPr>
                  <pic:blipFill rotWithShape="1">
                    <a:blip r:embed="rId16">
                      <a:extLst>
                        <a:ext uri="{28A0092B-C50C-407E-A947-70E740481C1C}">
                          <a14:useLocalDpi xmlns:a14="http://schemas.microsoft.com/office/drawing/2010/main" val="0"/>
                        </a:ext>
                      </a:extLst>
                    </a:blip>
                    <a:srcRect t="21728" b="21728"/>
                    <a:stretch/>
                  </pic:blipFill>
                  <pic:spPr bwMode="auto">
                    <a:xfrm>
                      <a:off x="0" y="0"/>
                      <a:ext cx="6400800" cy="22860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D6539">
        <w:t>Utilisateur</w:t>
      </w:r>
    </w:p>
    <w:p w:rsidR="002719D9" w:rsidRDefault="002719D9" w:rsidP="002719D9">
      <w:pPr>
        <w:pStyle w:val="Caption"/>
      </w:pPr>
      <w:bookmarkStart w:id="28" w:name="_Toc315695248"/>
      <w:r>
        <w:t xml:space="preserve">Figure </w:t>
      </w:r>
      <w:fldSimple w:instr=" SEQ Figure \* ARABIC ">
        <w:r w:rsidR="007C7405">
          <w:rPr>
            <w:noProof/>
          </w:rPr>
          <w:t>3</w:t>
        </w:r>
      </w:fldSimple>
      <w:r w:rsidR="00032284">
        <w:t xml:space="preserve"> -</w:t>
      </w:r>
      <w:r>
        <w:t xml:space="preserve"> Diagramme des cas d'utilisation</w:t>
      </w:r>
      <w:r w:rsidR="00032284">
        <w:t> : U</w:t>
      </w:r>
      <w:r>
        <w:t>tilisateur</w:t>
      </w:r>
      <w:bookmarkEnd w:id="28"/>
    </w:p>
    <w:p w:rsidR="00AD6539" w:rsidRDefault="00860EBC" w:rsidP="00AD6539">
      <w:r>
        <w:t>Les utilisateurs auront la possibilité d’envoyer et de réceptionner des SMS</w:t>
      </w:r>
      <w:r w:rsidR="000A03D6">
        <w:t xml:space="preserve"> par l’intermédiaire d’une interface graphique</w:t>
      </w:r>
      <w:r>
        <w:t xml:space="preserve">. </w:t>
      </w:r>
      <w:r w:rsidR="000A03D6">
        <w:t>La consultation des messages se compose de deux parties : les SMS envoyés et ceux reç</w:t>
      </w:r>
      <w:r w:rsidR="000A03D6" w:rsidRPr="000A03D6">
        <w:t>us</w:t>
      </w:r>
      <w:r w:rsidR="000A03D6">
        <w:t xml:space="preserve"> par le modem. L’utilisateur pourra les supprimer et marquer comme lu les messages ré</w:t>
      </w:r>
      <w:r w:rsidR="000A03D6" w:rsidRPr="000A03D6">
        <w:t>c</w:t>
      </w:r>
      <w:r w:rsidR="000A03D6">
        <w:t>eptionné</w:t>
      </w:r>
      <w:r w:rsidR="000A03D6" w:rsidRPr="000A03D6">
        <w:t>s</w:t>
      </w:r>
      <w:r w:rsidR="000A03D6">
        <w:t>.</w:t>
      </w:r>
    </w:p>
    <w:p w:rsidR="00264669" w:rsidRDefault="00264669" w:rsidP="00264669">
      <w:pPr>
        <w:pStyle w:val="Heading3"/>
      </w:pPr>
      <w:bookmarkStart w:id="29" w:name="_Toc315695229"/>
      <w:r>
        <w:t>Diagramme de classe</w:t>
      </w:r>
      <w:bookmarkEnd w:id="29"/>
    </w:p>
    <w:p w:rsidR="00264669" w:rsidRDefault="00264669" w:rsidP="00264669">
      <w:r>
        <w:t>Après l’étude des besoins fonctionnels et des cas d’utilisation, nous avons pu déterminer de quelles informations nous avions réellement besoin pour le bon fonctionnement de notre application.</w:t>
      </w:r>
    </w:p>
    <w:p w:rsidR="00264669" w:rsidRDefault="00AC5469" w:rsidP="00264669">
      <w:r>
        <w:rPr>
          <w:noProof/>
          <w:lang w:eastAsia="fr-FR"/>
        </w:rPr>
        <w:drawing>
          <wp:inline distT="0" distB="0" distL="0" distR="0">
            <wp:extent cx="5048250" cy="4000500"/>
            <wp:effectExtent l="0" t="0" r="0" b="0"/>
            <wp:docPr id="5" name="Picture 5" descr="F:\Internet\public_space\Polytech\Synox\GitHub\Synox\Docs\Diagramme de classe\Diagrammedeclas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Internet\public_space\Polytech\Synox\GitHub\Synox\Docs\Diagramme de classe\Diagrammedeclasses.png"/>
                    <pic:cNvPicPr>
                      <a:picLocks noChangeAspect="1" noChangeArrowheads="1"/>
                    </pic:cNvPicPr>
                  </pic:nvPicPr>
                  <pic:blipFill rotWithShape="1">
                    <a:blip r:embed="rId17">
                      <a:extLst>
                        <a:ext uri="{28A0092B-C50C-407E-A947-70E740481C1C}">
                          <a14:useLocalDpi xmlns:a14="http://schemas.microsoft.com/office/drawing/2010/main" val="0"/>
                        </a:ext>
                      </a:extLst>
                    </a:blip>
                    <a:srcRect l="2649" t="8985" r="9602" b="8936"/>
                    <a:stretch/>
                  </pic:blipFill>
                  <pic:spPr bwMode="auto">
                    <a:xfrm>
                      <a:off x="0" y="0"/>
                      <a:ext cx="5054937" cy="4005799"/>
                    </a:xfrm>
                    <a:prstGeom prst="rect">
                      <a:avLst/>
                    </a:prstGeom>
                    <a:noFill/>
                    <a:ln>
                      <a:noFill/>
                    </a:ln>
                    <a:extLst>
                      <a:ext uri="{53640926-AAD7-44D8-BBD7-CCE9431645EC}">
                        <a14:shadowObscured xmlns:a14="http://schemas.microsoft.com/office/drawing/2010/main"/>
                      </a:ext>
                    </a:extLst>
                  </pic:spPr>
                </pic:pic>
              </a:graphicData>
            </a:graphic>
          </wp:inline>
        </w:drawing>
      </w:r>
    </w:p>
    <w:p w:rsidR="002719D9" w:rsidRPr="00264669" w:rsidRDefault="002719D9" w:rsidP="002719D9">
      <w:pPr>
        <w:pStyle w:val="Caption"/>
      </w:pPr>
      <w:bookmarkStart w:id="30" w:name="_Toc315695249"/>
      <w:r>
        <w:lastRenderedPageBreak/>
        <w:t xml:space="preserve">Figure </w:t>
      </w:r>
      <w:fldSimple w:instr=" SEQ Figure \* ARABIC ">
        <w:r w:rsidR="007C7405">
          <w:rPr>
            <w:noProof/>
          </w:rPr>
          <w:t>4</w:t>
        </w:r>
      </w:fldSimple>
      <w:r w:rsidR="00032284">
        <w:t xml:space="preserve"> -</w:t>
      </w:r>
      <w:r>
        <w:t xml:space="preserve"> Diagramme des classes</w:t>
      </w:r>
      <w:bookmarkEnd w:id="30"/>
    </w:p>
    <w:p w:rsidR="00E711EF" w:rsidRDefault="00E06772" w:rsidP="002719D9">
      <w:r>
        <w:t xml:space="preserve">La classe </w:t>
      </w:r>
      <w:r>
        <w:rPr>
          <w:b/>
        </w:rPr>
        <w:t>M</w:t>
      </w:r>
      <w:r w:rsidRPr="00E06772">
        <w:rPr>
          <w:b/>
        </w:rPr>
        <w:t>essage</w:t>
      </w:r>
      <w:r>
        <w:rPr>
          <w:b/>
        </w:rPr>
        <w:t xml:space="preserve"> </w:t>
      </w:r>
      <w:r>
        <w:t xml:space="preserve">regroupe les informations partagées par les classes </w:t>
      </w:r>
      <w:proofErr w:type="spellStart"/>
      <w:r>
        <w:rPr>
          <w:b/>
        </w:rPr>
        <w:t>MessageEnvoi</w:t>
      </w:r>
      <w:proofErr w:type="spellEnd"/>
      <w:r>
        <w:rPr>
          <w:b/>
        </w:rPr>
        <w:t xml:space="preserve"> </w:t>
      </w:r>
      <w:r>
        <w:t xml:space="preserve">et </w:t>
      </w:r>
      <w:proofErr w:type="spellStart"/>
      <w:r>
        <w:rPr>
          <w:b/>
        </w:rPr>
        <w:t>MessageRe</w:t>
      </w:r>
      <w:r w:rsidRPr="00E06772">
        <w:rPr>
          <w:b/>
        </w:rPr>
        <w:t>c</w:t>
      </w:r>
      <w:r>
        <w:rPr>
          <w:b/>
        </w:rPr>
        <w:t>u</w:t>
      </w:r>
      <w:proofErr w:type="spellEnd"/>
      <w:r>
        <w:t xml:space="preserve"> qui en héritent</w:t>
      </w:r>
      <w:r w:rsidR="00AC5469">
        <w:t>. En effet, chaque message est caractérisé</w:t>
      </w:r>
      <w:r w:rsidR="000A5B68">
        <w:t xml:space="preserve"> par</w:t>
      </w:r>
      <w:r w:rsidR="00AC5469">
        <w:t xml:space="preserve"> un identifiant unique, un destinataire, un émetteur et un message. L’attribut </w:t>
      </w:r>
      <w:proofErr w:type="spellStart"/>
      <w:r w:rsidR="00AC5469" w:rsidRPr="00AC5469">
        <w:rPr>
          <w:b/>
        </w:rPr>
        <w:t>accuseReceptionDemande</w:t>
      </w:r>
      <w:proofErr w:type="spellEnd"/>
      <w:r w:rsidR="00AC5469">
        <w:t xml:space="preserve"> indique si le destinataire ou l’émetteur </w:t>
      </w:r>
      <w:r w:rsidR="00E711EF">
        <w:t>a demandé un accusé de</w:t>
      </w:r>
      <w:r w:rsidR="00AC5469">
        <w:t xml:space="preserve"> réception du message </w:t>
      </w:r>
      <w:r w:rsidR="00205BA3">
        <w:t>au</w:t>
      </w:r>
      <w:r w:rsidR="00AC5469">
        <w:t xml:space="preserve"> correspondant</w:t>
      </w:r>
      <w:r w:rsidR="00C343D4">
        <w:t>.</w:t>
      </w:r>
    </w:p>
    <w:p w:rsidR="00AD6539" w:rsidRDefault="00C343D4" w:rsidP="002719D9">
      <w:r>
        <w:t xml:space="preserve">Le modem peut envoyer et recevoir des SMS au format </w:t>
      </w:r>
      <w:r w:rsidRPr="00C343D4">
        <w:rPr>
          <w:b/>
        </w:rPr>
        <w:t>PDU</w:t>
      </w:r>
      <w:r>
        <w:t xml:space="preserve">. Ceux-ci sont alors stockés dans le champ </w:t>
      </w:r>
      <w:proofErr w:type="spellStart"/>
      <w:r>
        <w:rPr>
          <w:b/>
        </w:rPr>
        <w:t>messagePDU</w:t>
      </w:r>
      <w:proofErr w:type="spellEnd"/>
      <w:r>
        <w:t>. Si c’est un SMS au format texte, ce champ garde une valeur nulle.</w:t>
      </w:r>
    </w:p>
    <w:p w:rsidR="00936E6A" w:rsidRDefault="003A519F" w:rsidP="002719D9">
      <w:r>
        <w:t xml:space="preserve">Un </w:t>
      </w:r>
      <w:r w:rsidR="00936E6A" w:rsidRPr="00936E6A">
        <w:rPr>
          <w:b/>
        </w:rPr>
        <w:t>message envoyé</w:t>
      </w:r>
      <w:r w:rsidR="00936E6A">
        <w:rPr>
          <w:b/>
        </w:rPr>
        <w:t xml:space="preserve"> </w:t>
      </w:r>
      <w:r w:rsidR="00936E6A">
        <w:t>est caractérisé par une durée de validité</w:t>
      </w:r>
      <w:r>
        <w:t>. Un destinataire ne reç</w:t>
      </w:r>
      <w:r w:rsidRPr="003A519F">
        <w:t>o</w:t>
      </w:r>
      <w:r>
        <w:t xml:space="preserve">it pas un SMS dont la </w:t>
      </w:r>
      <w:r w:rsidR="00EB521E">
        <w:t>période de validité est expirée</w:t>
      </w:r>
      <w:r w:rsidR="005D4523">
        <w:t>,</w:t>
      </w:r>
      <w:r w:rsidR="00EB521E">
        <w:t xml:space="preserve"> </w:t>
      </w:r>
      <w:r w:rsidR="005D4523">
        <w:t>ce contrôle étant</w:t>
      </w:r>
      <w:r>
        <w:t xml:space="preserve"> effectué par l’opérateur de télécommunication. De plus, le fonctionnement du service SMS étant basé sur du traitement par lot, les messages ne sont pas envoyés immédiatement. L’attribut </w:t>
      </w:r>
      <w:proofErr w:type="spellStart"/>
      <w:r w:rsidRPr="003A519F">
        <w:rPr>
          <w:b/>
        </w:rPr>
        <w:t>dateDemande</w:t>
      </w:r>
      <w:proofErr w:type="spellEnd"/>
      <w:r>
        <w:rPr>
          <w:b/>
        </w:rPr>
        <w:t xml:space="preserve"> </w:t>
      </w:r>
      <w:r>
        <w:t xml:space="preserve">renseigne donc le moment où l’utilisateur a validé le SMS à envoyer et </w:t>
      </w:r>
      <w:proofErr w:type="spellStart"/>
      <w:r w:rsidRPr="003A519F">
        <w:rPr>
          <w:b/>
        </w:rPr>
        <w:t>dateEnvoi</w:t>
      </w:r>
      <w:proofErr w:type="spellEnd"/>
      <w:r>
        <w:t xml:space="preserve"> correspond alors au moment où le message est réellement envoyé par le service.</w:t>
      </w:r>
      <w:r w:rsidR="00FD0ADC">
        <w:t xml:space="preserve"> Lorsqu’un SMS est envoyé par le </w:t>
      </w:r>
      <w:r w:rsidR="009E0A2F">
        <w:t xml:space="preserve">service, une </w:t>
      </w:r>
      <w:r w:rsidR="009E0A2F" w:rsidRPr="009E0A2F">
        <w:rPr>
          <w:b/>
        </w:rPr>
        <w:t>référence</w:t>
      </w:r>
      <w:r w:rsidR="009E0A2F">
        <w:t xml:space="preserve"> lui est assignée par le modem. Cette identifiant est le seul moyen de faire correspondre  le message envoyé avec un potentiel accusé réception.</w:t>
      </w:r>
      <w:r w:rsidR="00FD0ADC">
        <w:t xml:space="preserve"> </w:t>
      </w:r>
    </w:p>
    <w:p w:rsidR="00E61319" w:rsidRPr="003A519F" w:rsidRDefault="00E61319" w:rsidP="002719D9">
      <w:r>
        <w:t xml:space="preserve">Un </w:t>
      </w:r>
      <w:r w:rsidRPr="000C7D51">
        <w:rPr>
          <w:b/>
        </w:rPr>
        <w:t>statut</w:t>
      </w:r>
      <w:r>
        <w:t xml:space="preserve"> est associé à chaque message envoyé. Cela permet de connaître le statut d’un SMS à tout moment, s’il est en atten</w:t>
      </w:r>
      <w:r w:rsidR="004E67D6">
        <w:t>te d’envoi, s’il a été envoyé, s’il a été accusé ou</w:t>
      </w:r>
      <w:r>
        <w:t xml:space="preserve"> s’il y a eu des erreurs.</w:t>
      </w:r>
    </w:p>
    <w:p w:rsidR="00205BA3" w:rsidRPr="00767D19" w:rsidRDefault="00767D19" w:rsidP="002719D9">
      <w:r>
        <w:t xml:space="preserve">Un </w:t>
      </w:r>
      <w:r w:rsidRPr="00767D19">
        <w:rPr>
          <w:b/>
        </w:rPr>
        <w:t>message reçu</w:t>
      </w:r>
      <w:r>
        <w:t xml:space="preserve"> est caractérisé par une date</w:t>
      </w:r>
      <w:r w:rsidR="00A83A35">
        <w:t xml:space="preserve"> de</w:t>
      </w:r>
      <w:r>
        <w:t xml:space="preserve"> réception et une date de lecture qui correspond au moment où le message est lu pour la première fois.</w:t>
      </w:r>
    </w:p>
    <w:p w:rsidR="00AD6539" w:rsidRPr="00AD6539" w:rsidRDefault="00AD6539" w:rsidP="00AD6539"/>
    <w:p w:rsidR="003778A2" w:rsidRDefault="003778A2" w:rsidP="003778A2">
      <w:pPr>
        <w:pStyle w:val="Heading3"/>
      </w:pPr>
      <w:bookmarkStart w:id="31" w:name="_Toc315695230"/>
      <w:r>
        <w:t>Maquettage</w:t>
      </w:r>
      <w:bookmarkEnd w:id="31"/>
    </w:p>
    <w:p w:rsidR="0033304A" w:rsidRDefault="0033304A" w:rsidP="0033304A">
      <w:r>
        <w:t xml:space="preserve">Nous avons modélisé toutes les interfaces graphiques durant la conception afin de valider l’enchainement des </w:t>
      </w:r>
      <w:r w:rsidR="00290513">
        <w:t>pages Web</w:t>
      </w:r>
      <w:r>
        <w:t xml:space="preserve"> et leur disposition. Cependant, celles-ci ont été amenées à évoluer au cours du développement suite aux remarques du client concernant l’ergonomie. Cela nous a obligé à revoir une partie </w:t>
      </w:r>
      <w:r w:rsidR="00290513">
        <w:t>de la conception de nos pages Web</w:t>
      </w:r>
      <w:r>
        <w:t>.</w:t>
      </w:r>
    </w:p>
    <w:p w:rsidR="0033304A" w:rsidRPr="0033304A" w:rsidRDefault="0033304A" w:rsidP="0033304A">
      <w:r>
        <w:t>Pour plus de détails se référer au rapport technique</w:t>
      </w:r>
    </w:p>
    <w:p w:rsidR="0017409D" w:rsidRDefault="0017409D" w:rsidP="0017409D">
      <w:pPr>
        <w:pStyle w:val="Heading2"/>
      </w:pPr>
      <w:bookmarkStart w:id="32" w:name="_Toc315695231"/>
      <w:r w:rsidRPr="006968DE">
        <w:t>Dé</w:t>
      </w:r>
      <w:r w:rsidR="00F15392">
        <w:t>veloppement</w:t>
      </w:r>
      <w:bookmarkEnd w:id="32"/>
    </w:p>
    <w:p w:rsidR="002612CE" w:rsidRDefault="002612CE" w:rsidP="002612CE">
      <w:pPr>
        <w:pStyle w:val="Heading3"/>
      </w:pPr>
      <w:bookmarkStart w:id="33" w:name="_Toc315274580"/>
      <w:bookmarkStart w:id="34" w:name="_Toc315695232"/>
      <w:r>
        <w:t xml:space="preserve">Les </w:t>
      </w:r>
      <w:r w:rsidRPr="0050629D">
        <w:t>commandes</w:t>
      </w:r>
      <w:r>
        <w:t xml:space="preserve"> AT</w:t>
      </w:r>
      <w:bookmarkEnd w:id="33"/>
      <w:bookmarkEnd w:id="34"/>
    </w:p>
    <w:p w:rsidR="00316C78" w:rsidDel="00224CE8" w:rsidRDefault="00316C78" w:rsidP="00316C78">
      <w:pPr>
        <w:pStyle w:val="ListParagraph"/>
        <w:numPr>
          <w:ilvl w:val="0"/>
          <w:numId w:val="18"/>
        </w:numPr>
        <w:rPr>
          <w:del w:id="35" w:author="Guillaume" w:date="2012-01-31T00:47:00Z"/>
        </w:rPr>
      </w:pPr>
      <w:del w:id="36" w:author="Guillaume" w:date="2012-01-31T00:47:00Z">
        <w:r w:rsidDel="00224CE8">
          <w:delText>Lecture de la doc</w:delText>
        </w:r>
      </w:del>
    </w:p>
    <w:p w:rsidR="00316C78" w:rsidDel="00224CE8" w:rsidRDefault="00316C78" w:rsidP="00316C78">
      <w:pPr>
        <w:pStyle w:val="ListParagraph"/>
        <w:numPr>
          <w:ilvl w:val="0"/>
          <w:numId w:val="18"/>
        </w:numPr>
        <w:rPr>
          <w:del w:id="37" w:author="Guillaume" w:date="2012-01-31T00:47:00Z"/>
        </w:rPr>
      </w:pPr>
      <w:del w:id="38" w:author="Guillaume" w:date="2012-01-31T00:47:00Z">
        <w:r w:rsidDel="00224CE8">
          <w:delText>Sélection des commandes les plus importantes</w:delText>
        </w:r>
      </w:del>
    </w:p>
    <w:p w:rsidR="00316C78" w:rsidRDefault="00316C78" w:rsidP="00316C78">
      <w:pPr>
        <w:pStyle w:val="ListParagraph"/>
        <w:numPr>
          <w:ilvl w:val="0"/>
          <w:numId w:val="18"/>
        </w:numPr>
      </w:pPr>
      <w:r>
        <w:t xml:space="preserve">.Net et la classe </w:t>
      </w:r>
      <w:proofErr w:type="spellStart"/>
      <w:r>
        <w:t>SerialPort</w:t>
      </w:r>
      <w:proofErr w:type="spellEnd"/>
    </w:p>
    <w:p w:rsidR="00316C78" w:rsidDel="00224CE8" w:rsidRDefault="00316C78" w:rsidP="00316C78">
      <w:pPr>
        <w:pStyle w:val="ListParagraph"/>
        <w:numPr>
          <w:ilvl w:val="0"/>
          <w:numId w:val="18"/>
        </w:numPr>
        <w:rPr>
          <w:del w:id="39" w:author="Guillaume" w:date="2012-01-31T00:47:00Z"/>
        </w:rPr>
      </w:pPr>
      <w:del w:id="40" w:author="Guillaume" w:date="2012-01-31T00:47:00Z">
        <w:r w:rsidDel="00224CE8">
          <w:delText>Application test, classe métier du service</w:delText>
        </w:r>
      </w:del>
    </w:p>
    <w:p w:rsidR="004E64B3" w:rsidRPr="00316C78" w:rsidRDefault="004E64B3" w:rsidP="00316C78">
      <w:pPr>
        <w:pStyle w:val="ListParagraph"/>
        <w:numPr>
          <w:ilvl w:val="0"/>
          <w:numId w:val="18"/>
        </w:numPr>
      </w:pPr>
      <w:r>
        <w:t>Protocole de communication</w:t>
      </w:r>
    </w:p>
    <w:p w:rsidR="00EE632E" w:rsidRDefault="00CC42AC" w:rsidP="00CC42AC">
      <w:r>
        <w:t xml:space="preserve">Les commandes AT, aussi appelées commandes Hayes, permettent de communiquer avec le modem GSM et de lui envoyer des instructions. </w:t>
      </w:r>
      <w:ins w:id="41" w:author="Guillaume" w:date="2012-01-31T00:49:00Z">
        <w:r w:rsidR="00ED0274">
          <w:t>La communication avec le modem se fait vi</w:t>
        </w:r>
      </w:ins>
      <w:ins w:id="42" w:author="Guillaume" w:date="2012-01-31T00:50:00Z">
        <w:r w:rsidR="00ED0274">
          <w:t>a le port série (port COM) sur lequel est branché le modem SMS</w:t>
        </w:r>
      </w:ins>
      <w:bookmarkStart w:id="43" w:name="_GoBack"/>
      <w:bookmarkEnd w:id="43"/>
    </w:p>
    <w:p w:rsidR="00DE2918" w:rsidRDefault="00F413DB" w:rsidP="00DE2918">
      <w:r w:rsidRPr="00DE2918">
        <w:lastRenderedPageBreak/>
        <w:t>Il</w:t>
      </w:r>
      <w:r w:rsidR="005406A8" w:rsidRPr="00DE2918">
        <w:t xml:space="preserve"> existe de nombreuses commandes AT, avec des utilités diverses, comprenant toutes de</w:t>
      </w:r>
      <w:r w:rsidR="005406A8">
        <w:t xml:space="preserve"> nombreux paramètres, souvent optionnels. </w:t>
      </w:r>
      <w:r w:rsidR="00DE2918">
        <w:t xml:space="preserve">Afin de prendre connaissances de toutes ces informations, nous disposions d’un document détaillant toutes les commandes AT et leurs différents paramètres. De ce document, nous en avons extrait les éléments essentiels et utiles. </w:t>
      </w:r>
    </w:p>
    <w:p w:rsidR="00DE2918" w:rsidRDefault="00DE2918" w:rsidP="00DE2918">
      <w:r>
        <w:t>Tout en acquérant</w:t>
      </w:r>
      <w:r w:rsidR="00224CE8">
        <w:t xml:space="preserve"> cette théorie, nous avons construit un logiciel d’expérimentation en C# pour mettre en œuvre l’envoi et la réception de SMS via les commandes AT. Au fur et à mesure, ce logiciel en console s’est étoffé, et nous en avons finalement gardé la plupart des fonctionnalités pour en faire la classe métier du futur service SMS. </w:t>
      </w:r>
    </w:p>
    <w:p w:rsidR="005406A8" w:rsidRPr="00F413DB" w:rsidRDefault="005406A8" w:rsidP="00CC42AC">
      <w:pPr>
        <w:rPr>
          <w:color w:val="FF0000"/>
        </w:rPr>
      </w:pPr>
      <w:del w:id="44" w:author="Guillaume" w:date="2012-01-31T00:48:00Z">
        <w:r w:rsidDel="00224CE8">
          <w:delText>Il nous a donc fallu faire un important travail de compréhension, afin de ne retenir que les commandes et les options utiles à notre travail.</w:delText>
        </w:r>
        <w:r w:rsidR="00F413DB" w:rsidRPr="00F413DB" w:rsidDel="00224CE8">
          <w:delText xml:space="preserve"> </w:delText>
        </w:r>
        <w:r w:rsidR="00F413DB" w:rsidRPr="00F413DB" w:rsidDel="00224CE8">
          <w:rPr>
            <w:color w:val="FF0000"/>
          </w:rPr>
          <w:delText>Voici quelques commandes AT parmi les plus importantes (Pour plus de détails, se référer au rapport technique).</w:delText>
        </w:r>
      </w:del>
      <w:ins w:id="45" w:author="Guillaume" w:date="2012-01-31T00:48:00Z">
        <w:r w:rsidR="00224CE8">
          <w:t>Vous trouverez en ann</w:t>
        </w:r>
        <w:r w:rsidR="007F2927">
          <w:t>e</w:t>
        </w:r>
        <w:r w:rsidR="00224CE8">
          <w:t xml:space="preserve">xe plus de détails sur </w:t>
        </w:r>
        <w:r w:rsidR="007F2927">
          <w:t xml:space="preserve">les commandes AT et </w:t>
        </w:r>
      </w:ins>
      <w:ins w:id="46" w:author="Guillaume" w:date="2012-01-31T00:49:00Z">
        <w:r w:rsidR="007F2927">
          <w:t>la manière de les utiliser.</w:t>
        </w:r>
      </w:ins>
    </w:p>
    <w:p w:rsidR="00872133" w:rsidRDefault="00872133" w:rsidP="00872133">
      <w:pPr>
        <w:ind w:firstLine="0"/>
      </w:pPr>
      <w:bookmarkStart w:id="47" w:name="_Toc315274583"/>
    </w:p>
    <w:p w:rsidR="00E23734" w:rsidRPr="00E23734" w:rsidRDefault="00623E92" w:rsidP="00B724FD">
      <w:pPr>
        <w:pStyle w:val="Heading3"/>
      </w:pPr>
      <w:bookmarkStart w:id="48" w:name="_Toc315695233"/>
      <w:r>
        <w:t>Le mode PDU et la librairie ATSMS</w:t>
      </w:r>
      <w:bookmarkEnd w:id="48"/>
      <w:r>
        <w:t xml:space="preserve"> </w:t>
      </w:r>
    </w:p>
    <w:p w:rsidR="00623E92" w:rsidRDefault="00623E92" w:rsidP="00623E92">
      <w:r>
        <w:t xml:space="preserve">Un modem GSM peut fonctionner selon le mode texte ou le mode </w:t>
      </w:r>
      <w:r w:rsidRPr="00661EBE">
        <w:rPr>
          <w:b/>
        </w:rPr>
        <w:t>PDU</w:t>
      </w:r>
      <w:r>
        <w:t xml:space="preserve"> (Protocol Data Unit). Ce mode détermine la syntaxe avec laquelle certaines commandes AT sont envoyées. Cependant, là où les deux modes se différencient le plus c’est lors de l’envoi d’un SMS. </w:t>
      </w:r>
    </w:p>
    <w:p w:rsidR="00623E92" w:rsidRPr="00F220EB" w:rsidRDefault="00623E92" w:rsidP="00623E92">
      <w:pPr>
        <w:rPr>
          <w:b/>
        </w:rPr>
      </w:pPr>
      <w:r>
        <w:t xml:space="preserve">Le mode </w:t>
      </w:r>
      <w:r w:rsidRPr="00F220EB">
        <w:rPr>
          <w:b/>
        </w:rPr>
        <w:t>texte</w:t>
      </w:r>
      <w:r>
        <w:t xml:space="preserve"> permet d’envoyer plus facilement des messages car il utilise des commandes AT simples. </w:t>
      </w:r>
      <w:r w:rsidRPr="00F220EB">
        <w:t xml:space="preserve">En effet, </w:t>
      </w:r>
      <w:r>
        <w:t xml:space="preserve">il faut juste </w:t>
      </w:r>
      <w:r w:rsidRPr="00F220EB">
        <w:t xml:space="preserve"> </w:t>
      </w:r>
      <w:r>
        <w:t>fournir au modem le numéro du destinataire et le contenu du message à travers une commande AT.</w:t>
      </w:r>
    </w:p>
    <w:p w:rsidR="0015145B" w:rsidRDefault="00E23734" w:rsidP="00623E92">
      <w:pPr>
        <w:keepNext/>
        <w:pBdr>
          <w:top w:val="single" w:sz="4" w:space="1" w:color="auto"/>
          <w:left w:val="single" w:sz="4" w:space="4" w:color="auto"/>
          <w:bottom w:val="single" w:sz="4" w:space="1" w:color="auto"/>
          <w:right w:val="single" w:sz="4" w:space="4" w:color="auto"/>
        </w:pBdr>
        <w:shd w:val="clear" w:color="auto" w:fill="DBF5F9" w:themeFill="background2"/>
        <w:rPr>
          <w:b/>
        </w:rPr>
      </w:pPr>
      <w:r>
        <w:rPr>
          <w:b/>
        </w:rPr>
        <w:t>"+85291234567"</w:t>
      </w:r>
    </w:p>
    <w:p w:rsidR="00623E92" w:rsidRPr="00F220EB" w:rsidRDefault="00623E92" w:rsidP="00623E92">
      <w:pPr>
        <w:keepNext/>
        <w:pBdr>
          <w:top w:val="single" w:sz="4" w:space="1" w:color="auto"/>
          <w:left w:val="single" w:sz="4" w:space="4" w:color="auto"/>
          <w:bottom w:val="single" w:sz="4" w:space="1" w:color="auto"/>
          <w:right w:val="single" w:sz="4" w:space="4" w:color="auto"/>
        </w:pBdr>
        <w:shd w:val="clear" w:color="auto" w:fill="DBF5F9" w:themeFill="background2"/>
        <w:rPr>
          <w:b/>
        </w:rPr>
      </w:pPr>
      <w:r w:rsidRPr="00F220EB">
        <w:rPr>
          <w:b/>
        </w:rPr>
        <w:t xml:space="preserve">C’est simple d’envoyer un </w:t>
      </w:r>
      <w:r>
        <w:rPr>
          <w:b/>
        </w:rPr>
        <w:t>message en mode TEXTE</w:t>
      </w:r>
      <w:r w:rsidR="00E23734">
        <w:rPr>
          <w:b/>
        </w:rPr>
        <w:t>.</w:t>
      </w:r>
    </w:p>
    <w:p w:rsidR="00623E92" w:rsidRDefault="00623E92" w:rsidP="00623E92">
      <w:pPr>
        <w:pStyle w:val="Caption"/>
      </w:pPr>
      <w:bookmarkStart w:id="49" w:name="_Toc315695250"/>
      <w:r>
        <w:t xml:space="preserve">Figure </w:t>
      </w:r>
      <w:fldSimple w:instr=" SEQ Figure \* ARABIC ">
        <w:r w:rsidR="007C7405">
          <w:rPr>
            <w:noProof/>
          </w:rPr>
          <w:t>5</w:t>
        </w:r>
      </w:fldSimple>
      <w:r>
        <w:t xml:space="preserve"> - </w:t>
      </w:r>
      <w:bookmarkEnd w:id="49"/>
      <w:r w:rsidR="0015145B">
        <w:t>Informations nécessaires pour l’envoi d’un SMS en mode texte</w:t>
      </w:r>
    </w:p>
    <w:p w:rsidR="00623E92" w:rsidRDefault="00623E92" w:rsidP="00623E92">
      <w:r>
        <w:t xml:space="preserve">Cependant, bien que ce mode soit plus simple d’utilisation, il supporte moins de fonctionnalités que le mode PDU. </w:t>
      </w:r>
      <w:r w:rsidR="00626D3C">
        <w:t>Par exemple</w:t>
      </w:r>
      <w:r>
        <w:t>, le mode texte ne gère pas les accusés réception, les durées de validité et les caractères spéciaux.</w:t>
      </w:r>
    </w:p>
    <w:p w:rsidR="00623E92" w:rsidRDefault="00623E92" w:rsidP="00623E92">
      <w:r>
        <w:t xml:space="preserve">Le mode </w:t>
      </w:r>
      <w:r w:rsidRPr="00A72696">
        <w:rPr>
          <w:b/>
        </w:rPr>
        <w:t>PDU</w:t>
      </w:r>
      <w:r>
        <w:t xml:space="preserve"> est un peu plus complexe car il utilise des commandes AT contenant de l’</w:t>
      </w:r>
      <w:r w:rsidRPr="00772A93">
        <w:rPr>
          <w:i/>
        </w:rPr>
        <w:t>hexadécimal</w:t>
      </w:r>
      <w:r w:rsidR="00772A93">
        <w:rPr>
          <w:rStyle w:val="EndnoteReference"/>
        </w:rPr>
        <w:endnoteReference w:id="8"/>
      </w:r>
      <w:r>
        <w:t xml:space="preserve">. De plus, lors de l’envoi d’un SMS en mode PDU il faut absolument spécifier certains paramètres comme l’encodage du message ou encore la longueur de la chaîne hexadécimal (Pour plus de détails, se référer au </w:t>
      </w:r>
      <w:r w:rsidRPr="00C91525">
        <w:rPr>
          <w:b/>
        </w:rPr>
        <w:t>rapport technique</w:t>
      </w:r>
      <w:r>
        <w:t xml:space="preserve">). </w:t>
      </w:r>
    </w:p>
    <w:p w:rsidR="00E23734" w:rsidRDefault="00623E92" w:rsidP="00623E92">
      <w:pPr>
        <w:pBdr>
          <w:top w:val="single" w:sz="4" w:space="1" w:color="auto"/>
          <w:left w:val="single" w:sz="4" w:space="4" w:color="auto"/>
          <w:bottom w:val="single" w:sz="4" w:space="1" w:color="auto"/>
          <w:right w:val="single" w:sz="4" w:space="4" w:color="auto"/>
        </w:pBdr>
        <w:shd w:val="clear" w:color="auto" w:fill="DBF5F9" w:themeFill="background2"/>
        <w:rPr>
          <w:b/>
          <w:lang w:val="en-US"/>
        </w:rPr>
      </w:pPr>
      <w:r w:rsidRPr="00E23734">
        <w:rPr>
          <w:b/>
          <w:lang w:val="en-US"/>
        </w:rPr>
        <w:t>42</w:t>
      </w:r>
    </w:p>
    <w:p w:rsidR="00623E92" w:rsidRPr="00E23734" w:rsidRDefault="00623E92" w:rsidP="00623E92">
      <w:pPr>
        <w:pBdr>
          <w:top w:val="single" w:sz="4" w:space="1" w:color="auto"/>
          <w:left w:val="single" w:sz="4" w:space="4" w:color="auto"/>
          <w:bottom w:val="single" w:sz="4" w:space="1" w:color="auto"/>
          <w:right w:val="single" w:sz="4" w:space="4" w:color="auto"/>
        </w:pBdr>
        <w:shd w:val="clear" w:color="auto" w:fill="DBF5F9" w:themeFill="background2"/>
        <w:rPr>
          <w:b/>
          <w:lang w:val="en-US"/>
        </w:rPr>
      </w:pPr>
      <w:r w:rsidRPr="00E23734">
        <w:rPr>
          <w:b/>
          <w:lang w:val="en-US"/>
        </w:rPr>
        <w:t>07915892000000F001000B915892214365F7000021493A283D0795C3F33C88FE06CDCB6E3288</w:t>
      </w:r>
      <w:r w:rsidR="00E23734">
        <w:rPr>
          <w:b/>
          <w:lang w:val="en-US"/>
        </w:rPr>
        <w:t>5EC6D341EDF27C1E3E97E72E</w:t>
      </w:r>
    </w:p>
    <w:p w:rsidR="00623E92" w:rsidRDefault="00623E92" w:rsidP="00623E92">
      <w:pPr>
        <w:pStyle w:val="Caption"/>
      </w:pPr>
      <w:bookmarkStart w:id="50" w:name="_Toc315695251"/>
      <w:r>
        <w:t xml:space="preserve">Figure </w:t>
      </w:r>
      <w:fldSimple w:instr=" SEQ Figure \* ARABIC ">
        <w:r w:rsidR="007C7405">
          <w:rPr>
            <w:noProof/>
          </w:rPr>
          <w:t>6</w:t>
        </w:r>
      </w:fldSimple>
      <w:r>
        <w:t xml:space="preserve"> </w:t>
      </w:r>
      <w:r w:rsidR="0015145B">
        <w:t>–</w:t>
      </w:r>
      <w:r w:rsidRPr="00A80BCA">
        <w:t xml:space="preserve"> </w:t>
      </w:r>
      <w:bookmarkEnd w:id="50"/>
      <w:r w:rsidR="0015145B">
        <w:t>Informations nécessaires pour l’envoi d’un SMS en mode PDU</w:t>
      </w:r>
    </w:p>
    <w:p w:rsidR="00623E92" w:rsidRDefault="00623E92" w:rsidP="00623E92">
      <w:r>
        <w:lastRenderedPageBreak/>
        <w:t>Comme, la plateforme de gestion des SMS doit permettre aux utilisateurs de choisir un encodage et une durée de validité et également gérer des accusés réception, nous avons décidé d’envoyer des messages uniquement</w:t>
      </w:r>
      <w:r w:rsidR="002F145B">
        <w:t xml:space="preserve"> en</w:t>
      </w:r>
      <w:r>
        <w:t xml:space="preserve"> mode </w:t>
      </w:r>
      <w:r w:rsidRPr="00C91525">
        <w:rPr>
          <w:b/>
        </w:rPr>
        <w:t>PDU</w:t>
      </w:r>
      <w:r>
        <w:t>.</w:t>
      </w:r>
    </w:p>
    <w:p w:rsidR="00623E92" w:rsidRDefault="00623E92" w:rsidP="00623E92">
      <w:r>
        <w:t xml:space="preserve">Lors de l’analyse de la structure des commandes </w:t>
      </w:r>
      <w:r w:rsidRPr="006572A6">
        <w:rPr>
          <w:b/>
        </w:rPr>
        <w:t>PDU</w:t>
      </w:r>
      <w:r>
        <w:t xml:space="preserve">  nous nous sommes aperçus que la mise en place d’algorithmes de création de commandes PDU allaient nous prendre beaucoup de temps. En effet, pour créer de telles fonctions de conversion, il faut d’une part maîtriser parfaitement le protocole </w:t>
      </w:r>
      <w:r w:rsidRPr="006572A6">
        <w:rPr>
          <w:b/>
        </w:rPr>
        <w:t>TPDU</w:t>
      </w:r>
      <w:r>
        <w:t xml:space="preserve"> (Transport Protocol Data Unit) et d’autre part mettre en place plusieurs calculs de conversion. Ainsi, nous nous sommes mis à la recherche d’une librairie permettant une création simple de trames </w:t>
      </w:r>
      <w:r w:rsidRPr="00366609">
        <w:rPr>
          <w:b/>
        </w:rPr>
        <w:t>PDU</w:t>
      </w:r>
      <w:r>
        <w:t>.</w:t>
      </w:r>
    </w:p>
    <w:p w:rsidR="00623E92" w:rsidRDefault="00623E92" w:rsidP="00623E92">
      <w:r>
        <w:t xml:space="preserve">Ainsi, nous avons intégré la librairie </w:t>
      </w:r>
      <w:r w:rsidRPr="00AC1D58">
        <w:rPr>
          <w:b/>
        </w:rPr>
        <w:t>ATSMS</w:t>
      </w:r>
      <w:r>
        <w:t xml:space="preserve"> à notre projet. Cette librairie est issue d’un projet open source trouvé sur le site </w:t>
      </w:r>
      <w:hyperlink r:id="rId18" w:history="1">
        <w:r>
          <w:rPr>
            <w:rStyle w:val="Hyperlink"/>
          </w:rPr>
          <w:t>http://www.csharpfr.com</w:t>
        </w:r>
      </w:hyperlink>
      <w:r w:rsidR="00812D8B">
        <w:t xml:space="preserve"> et permet d’encoder rapidement </w:t>
      </w:r>
      <w:r>
        <w:t xml:space="preserve">des messages en trames PDU tout en spécifiant un encodage, une durée de validité et des accusés réception. De plus, étant donné que le code source est accessible, la maintenance et les évolutions sont rendus plus faciles. </w:t>
      </w:r>
    </w:p>
    <w:p w:rsidR="00623E92" w:rsidRDefault="00623E92" w:rsidP="00623E92">
      <w:r>
        <w:t xml:space="preserve">Pour plus de détails sur la librairie </w:t>
      </w:r>
      <w:r w:rsidRPr="00BF30EA">
        <w:rPr>
          <w:b/>
        </w:rPr>
        <w:t>ATSMS</w:t>
      </w:r>
      <w:r>
        <w:t xml:space="preserve">, se référer au </w:t>
      </w:r>
      <w:r w:rsidRPr="00BF30EA">
        <w:rPr>
          <w:b/>
        </w:rPr>
        <w:t>rapport technique</w:t>
      </w:r>
      <w:r>
        <w:t>.</w:t>
      </w:r>
    </w:p>
    <w:p w:rsidR="002612CE" w:rsidRDefault="002612CE" w:rsidP="002612CE">
      <w:pPr>
        <w:pStyle w:val="Heading3"/>
      </w:pPr>
      <w:bookmarkStart w:id="51" w:name="_Toc315695234"/>
      <w:r>
        <w:t>Le service SMS</w:t>
      </w:r>
      <w:bookmarkEnd w:id="47"/>
      <w:bookmarkEnd w:id="51"/>
    </w:p>
    <w:p w:rsidR="00DB1FA4" w:rsidRDefault="00DB1FA4" w:rsidP="007E65EE">
      <w:r>
        <w:t xml:space="preserve">Un service Windows n’est pas un programme classique qui s’exécute à la demande au premier plan, mais est lancé au démarrage de l’ordinateur et s’exécute de manière invisible. Il effectue des traitements automatiquement, sans que l’utilisateur n’ait besoin d’intervenir. </w:t>
      </w:r>
    </w:p>
    <w:p w:rsidR="008F7FD2" w:rsidRDefault="008F7FD2" w:rsidP="007E65EE">
      <w:r>
        <w:t>Le service a donc accès au modem via le port COM. On a réutilisé ici la classe que nous avions créée pour gérer le modem SMS ainsi que la librairie ATSMS. L</w:t>
      </w:r>
      <w:r w:rsidR="00F413DB">
        <w:t>orsque le service est démarré, deux</w:t>
      </w:r>
      <w:r>
        <w:t xml:space="preserve"> </w:t>
      </w:r>
      <w:proofErr w:type="spellStart"/>
      <w:r w:rsidRPr="001734D9">
        <w:rPr>
          <w:i/>
        </w:rPr>
        <w:t>timer</w:t>
      </w:r>
      <w:r w:rsidR="001734D9">
        <w:rPr>
          <w:i/>
        </w:rPr>
        <w:t>s</w:t>
      </w:r>
      <w:proofErr w:type="spellEnd"/>
      <w:r w:rsidR="001734D9">
        <w:rPr>
          <w:rStyle w:val="EndnoteReference"/>
          <w:i/>
        </w:rPr>
        <w:endnoteReference w:id="9"/>
      </w:r>
      <w:r>
        <w:t xml:space="preserve"> sont lancés, l’un pour la lecture des messages et </w:t>
      </w:r>
      <w:r w:rsidR="009B7BF8">
        <w:t xml:space="preserve">les </w:t>
      </w:r>
      <w:r>
        <w:t>accusés reçus, l’autre pour l’envoi des messages en attente.</w:t>
      </w:r>
      <w:r w:rsidR="001F3064">
        <w:t xml:space="preserve"> </w:t>
      </w:r>
    </w:p>
    <w:p w:rsidR="00F82D1C" w:rsidRDefault="00F82D1C" w:rsidP="007E65EE">
      <w:r>
        <w:t xml:space="preserve">Quand le </w:t>
      </w:r>
      <w:proofErr w:type="spellStart"/>
      <w:r>
        <w:t>timer</w:t>
      </w:r>
      <w:proofErr w:type="spellEnd"/>
      <w:r>
        <w:t xml:space="preserve"> d’envoi lance un évènement, le service récupère les messages en attente </w:t>
      </w:r>
      <w:r w:rsidR="00AA4678">
        <w:t>en base de données, convertit le message en PDU si ce n’est pas déjà une trame PDU, et effectue l’envoi du message via le modem.</w:t>
      </w:r>
    </w:p>
    <w:p w:rsidR="00B724FD" w:rsidRPr="00B724FD" w:rsidRDefault="00B724FD" w:rsidP="007E65EE">
      <w:pPr>
        <w:rPr>
          <w:b/>
          <w:color w:val="FF0000"/>
          <w:sz w:val="32"/>
        </w:rPr>
      </w:pPr>
      <w:r w:rsidRPr="00B724FD">
        <w:rPr>
          <w:b/>
          <w:color w:val="FF0000"/>
          <w:sz w:val="32"/>
        </w:rPr>
        <w:t>SCHEMA</w:t>
      </w:r>
    </w:p>
    <w:p w:rsidR="00AC6896" w:rsidRDefault="00AA4678" w:rsidP="00AC6896">
      <w:r>
        <w:t xml:space="preserve">Quand le </w:t>
      </w:r>
      <w:proofErr w:type="spellStart"/>
      <w:r>
        <w:t>timer</w:t>
      </w:r>
      <w:proofErr w:type="spellEnd"/>
      <w:r>
        <w:t xml:space="preserve"> de lecture déclenche un évènement, on commence par récupérer les messages reçus par le modem. </w:t>
      </w:r>
      <w:r w:rsidR="00AC6896">
        <w:t>S’il</w:t>
      </w:r>
      <w:r>
        <w:t xml:space="preserve"> y en a, on les insère dans la base de données</w:t>
      </w:r>
      <w:r w:rsidR="00F53FBF">
        <w:t xml:space="preserve">. </w:t>
      </w:r>
      <w:r w:rsidR="00AC6896">
        <w:t xml:space="preserve">Ensuite, on vérifie dans la mémoire des accusés de réception si de nouveaux accusés sont arrivés. Si c’est le cas, on cherche dans la base de données les messages non accusés en ayant demandé un, et on compare les numéros de référence pour trouver le bon message et le mettre dans l’état « accusé reçu ». Enfin, le service vérifie le nombre de messages sur chaque mémoire, et vide celles qui sont presque pleines. En effet, si la mémoire est </w:t>
      </w:r>
      <w:proofErr w:type="gramStart"/>
      <w:r w:rsidR="00AC6896">
        <w:t>pleine</w:t>
      </w:r>
      <w:proofErr w:type="gramEnd"/>
      <w:r w:rsidR="00AC6896">
        <w:t>, les nouveaux messages entrant ne seront pas enregistrés et seront donc perdus.</w:t>
      </w:r>
    </w:p>
    <w:p w:rsidR="00BF6C6C" w:rsidRDefault="00BF6C6C" w:rsidP="00AC6896">
      <w:r>
        <w:t>Un service ne peut pas se lancer comme un simple programme et doit être installé. Pour le déploiement, il faut donc ajouter au service un programme d’installation</w:t>
      </w:r>
      <w:r w:rsidR="006E0922">
        <w:t>. Visual Studio 2008 permet de faire cela assez rapidement.</w:t>
      </w:r>
    </w:p>
    <w:p w:rsidR="006E0922" w:rsidRPr="00857A1F" w:rsidRDefault="006E0922" w:rsidP="00AC6896">
      <w:r>
        <w:lastRenderedPageBreak/>
        <w:t xml:space="preserve">Cependant, le </w:t>
      </w:r>
      <w:proofErr w:type="spellStart"/>
      <w:r>
        <w:t>débuggage</w:t>
      </w:r>
      <w:proofErr w:type="spellEnd"/>
      <w:r>
        <w:t xml:space="preserve"> n’est pas pratique de cette façon. Nous avons donc fait en sorte d’ouvrir en parallèle du service une console qui nous permettra de visualiser (en mode </w:t>
      </w:r>
      <w:proofErr w:type="spellStart"/>
      <w:r>
        <w:t>débuggage</w:t>
      </w:r>
      <w:proofErr w:type="spellEnd"/>
      <w:r>
        <w:t xml:space="preserve"> uniquement) le déroulement du service.</w:t>
      </w:r>
    </w:p>
    <w:p w:rsidR="002612CE" w:rsidRDefault="002612CE" w:rsidP="002612CE">
      <w:pPr>
        <w:pStyle w:val="Heading3"/>
      </w:pPr>
      <w:bookmarkStart w:id="52" w:name="_Toc315274582"/>
      <w:bookmarkStart w:id="53" w:name="_Toc315695235"/>
      <w:r>
        <w:t>La base de données</w:t>
      </w:r>
      <w:bookmarkEnd w:id="52"/>
      <w:bookmarkEnd w:id="53"/>
    </w:p>
    <w:p w:rsidR="002612CE" w:rsidRDefault="00213424" w:rsidP="00DA4CFC">
      <w:r>
        <w:t>Nous avons installé la base de données sur le PC nous servant de serveur dans notre salle de projet. En effet, il fallait que celle-ci soit toujours accessible, même lorsque nous n’étions pas dans la salle. La configuration de SQL Server a pris un peu de temps, notamment pour le mode d’authentification. SQL Server propose par défaut de s’identifier avec la session Windows, mais cela ne permet pas un accès à distance. Il a donc fallut paramétrer un compte SQL Server pour s’identifier à distance, à la place du compte Windows par défaut.</w:t>
      </w:r>
    </w:p>
    <w:p w:rsidR="00654A5D" w:rsidRDefault="00213424" w:rsidP="00DA4CFC">
      <w:pPr>
        <w:rPr>
          <w:noProof/>
          <w:lang w:eastAsia="fr-FR"/>
        </w:rPr>
      </w:pPr>
      <w:r>
        <w:t xml:space="preserve">Une fois l’installation </w:t>
      </w:r>
      <w:r w:rsidR="00CA1FA4">
        <w:t xml:space="preserve">de SQL Server effectuée, nous avons installé le logiciel SQL Server Management Studio, permettant de créer plus rapidement qu’en SQL une base de données. Ce logiciel permet de gérer tous les aspects d’une base de données : sa mise en ligne ou hors ligne, sa structure, le contenu de ses tables, etc. L’installation n’est cependant pas intuitive est a donc pris un certain temps. L’installation se déroule comme celle d’une nouvelle instance de SQL Server, ce qui nous a </w:t>
      </w:r>
      <w:proofErr w:type="gramStart"/>
      <w:r w:rsidR="00CA1FA4">
        <w:t>induit</w:t>
      </w:r>
      <w:proofErr w:type="gramEnd"/>
      <w:r w:rsidR="00CA1FA4">
        <w:t xml:space="preserve"> en erreurs.</w:t>
      </w:r>
    </w:p>
    <w:p w:rsidR="00213424" w:rsidRDefault="00654A5D" w:rsidP="00654A5D">
      <w:pPr>
        <w:pStyle w:val="NoSpacing"/>
      </w:pPr>
      <w:r>
        <w:rPr>
          <w:noProof/>
          <w:lang w:val="fr-FR" w:eastAsia="fr-FR"/>
        </w:rPr>
        <w:drawing>
          <wp:inline distT="0" distB="0" distL="0" distR="0" wp14:anchorId="08A8DF7E" wp14:editId="51929EB1">
            <wp:extent cx="5760464" cy="30956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b="4412"/>
                    <a:stretch/>
                  </pic:blipFill>
                  <pic:spPr bwMode="auto">
                    <a:xfrm>
                      <a:off x="0" y="0"/>
                      <a:ext cx="5760720" cy="3095763"/>
                    </a:xfrm>
                    <a:prstGeom prst="rect">
                      <a:avLst/>
                    </a:prstGeom>
                    <a:ln>
                      <a:noFill/>
                    </a:ln>
                    <a:extLst>
                      <a:ext uri="{53640926-AAD7-44D8-BBD7-CCE9431645EC}">
                        <a14:shadowObscured xmlns:a14="http://schemas.microsoft.com/office/drawing/2010/main"/>
                      </a:ext>
                    </a:extLst>
                  </pic:spPr>
                </pic:pic>
              </a:graphicData>
            </a:graphic>
          </wp:inline>
        </w:drawing>
      </w:r>
    </w:p>
    <w:p w:rsidR="00654A5D" w:rsidRDefault="00654A5D" w:rsidP="00654A5D">
      <w:pPr>
        <w:pStyle w:val="Caption"/>
      </w:pPr>
      <w:bookmarkStart w:id="54" w:name="_Toc315695252"/>
      <w:r>
        <w:t xml:space="preserve">Figure </w:t>
      </w:r>
      <w:fldSimple w:instr=" SEQ Figure \* ARABIC ">
        <w:r w:rsidR="007C7405">
          <w:rPr>
            <w:noProof/>
          </w:rPr>
          <w:t>7</w:t>
        </w:r>
      </w:fldSimple>
      <w:r>
        <w:t xml:space="preserve"> - SQL Server Management Studio : Structure de la table Message</w:t>
      </w:r>
      <w:bookmarkEnd w:id="54"/>
    </w:p>
    <w:p w:rsidR="007A4D1C" w:rsidRDefault="007A4D1C" w:rsidP="007A4D1C">
      <w:r>
        <w:t>Une fois la base de données créée</w:t>
      </w:r>
      <w:r w:rsidR="000A6F62">
        <w:t xml:space="preserve">, </w:t>
      </w:r>
      <w:r w:rsidR="00631C0C">
        <w:t>nous l’avons liée avec l’interface graphique et le service SMS avec L</w:t>
      </w:r>
      <w:r w:rsidR="00457DC9">
        <w:t>INQ</w:t>
      </w:r>
      <w:r w:rsidR="00631C0C">
        <w:t xml:space="preserve"> to SQL. Ainsi, il est possible d’écrire directement dans le code C# des requêtes qui seront </w:t>
      </w:r>
      <w:r w:rsidR="006179F0">
        <w:t>traduites</w:t>
      </w:r>
      <w:r w:rsidR="00631C0C">
        <w:t xml:space="preserve"> et soumises à la base de données. </w:t>
      </w:r>
    </w:p>
    <w:p w:rsidR="00ED3F7A" w:rsidRDefault="00ED3F7A" w:rsidP="00ED3F7A">
      <w:pPr>
        <w:pStyle w:val="NoSpacing"/>
        <w:jc w:val="center"/>
      </w:pPr>
      <w:r>
        <w:rPr>
          <w:noProof/>
          <w:lang w:val="fr-FR" w:eastAsia="fr-FR"/>
        </w:rPr>
        <w:drawing>
          <wp:inline distT="0" distB="0" distL="0" distR="0" wp14:anchorId="48975280" wp14:editId="7044E1EC">
            <wp:extent cx="4733925" cy="59898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13228" t="45000" r="46261" b="45882"/>
                    <a:stretch/>
                  </pic:blipFill>
                  <pic:spPr bwMode="auto">
                    <a:xfrm>
                      <a:off x="0" y="0"/>
                      <a:ext cx="4734767" cy="599092"/>
                    </a:xfrm>
                    <a:prstGeom prst="rect">
                      <a:avLst/>
                    </a:prstGeom>
                    <a:ln>
                      <a:noFill/>
                    </a:ln>
                    <a:extLst>
                      <a:ext uri="{53640926-AAD7-44D8-BBD7-CCE9431645EC}">
                        <a14:shadowObscured xmlns:a14="http://schemas.microsoft.com/office/drawing/2010/main"/>
                      </a:ext>
                    </a:extLst>
                  </pic:spPr>
                </pic:pic>
              </a:graphicData>
            </a:graphic>
          </wp:inline>
        </w:drawing>
      </w:r>
    </w:p>
    <w:p w:rsidR="00ED3F7A" w:rsidRDefault="00C16EB9" w:rsidP="00C16EB9">
      <w:pPr>
        <w:pStyle w:val="Caption"/>
      </w:pPr>
      <w:bookmarkStart w:id="55" w:name="_Toc315695253"/>
      <w:r>
        <w:t xml:space="preserve">Figure </w:t>
      </w:r>
      <w:fldSimple w:instr=" SEQ Figure \* ARABIC ">
        <w:r w:rsidR="007C7405">
          <w:rPr>
            <w:noProof/>
          </w:rPr>
          <w:t>8</w:t>
        </w:r>
      </w:fldSimple>
      <w:r>
        <w:t xml:space="preserve"> - Requête LINQ : SMS en attente d'accusé</w:t>
      </w:r>
      <w:bookmarkEnd w:id="55"/>
    </w:p>
    <w:p w:rsidR="00ED3F7A" w:rsidRPr="007A4D1C" w:rsidRDefault="006179F0" w:rsidP="00ED3F7A">
      <w:r>
        <w:lastRenderedPageBreak/>
        <w:t>LINQ to SQL a également l’avantage de créer automatiquement les classes métiers et d’y associer le résultat des requêtes, nous évitant ainsi d’avoir à instancier nous-mêmes les objets.</w:t>
      </w:r>
    </w:p>
    <w:p w:rsidR="002612CE" w:rsidRDefault="002612CE" w:rsidP="002612CE">
      <w:pPr>
        <w:pStyle w:val="Heading3"/>
      </w:pPr>
      <w:bookmarkStart w:id="56" w:name="_Toc315274584"/>
      <w:bookmarkStart w:id="57" w:name="_Toc315695236"/>
      <w:r>
        <w:t>L’interface graphique</w:t>
      </w:r>
      <w:bookmarkEnd w:id="56"/>
      <w:bookmarkEnd w:id="57"/>
    </w:p>
    <w:p w:rsidR="00872133" w:rsidRDefault="00872133" w:rsidP="00872133">
      <w:r>
        <w:t>L’interface graphique doit permettre aux utilisateurs humains de la plateforme d’envoyer et de consulter des SMS. Elle communique avec le service SMS par l’intermédiaire de la base de données .Cette interface est sous forme d’un site web et se décompose en trois sous-interface : l’envoi des SMS, la consultation de la boîte d’envoi et la consultation des messages reç</w:t>
      </w:r>
      <w:r w:rsidRPr="00C86DF9">
        <w:t>u</w:t>
      </w:r>
      <w:r>
        <w:t>s.</w:t>
      </w:r>
    </w:p>
    <w:p w:rsidR="00872133" w:rsidRDefault="00872133" w:rsidP="00872133"/>
    <w:p w:rsidR="00872133" w:rsidRDefault="00872133" w:rsidP="00872133">
      <w:pPr>
        <w:pStyle w:val="Heading4"/>
      </w:pPr>
      <w:r>
        <w:t>L’envoi de SMS</w:t>
      </w:r>
    </w:p>
    <w:p w:rsidR="00872133" w:rsidRDefault="00872133" w:rsidP="00872133"/>
    <w:p w:rsidR="00872133" w:rsidRDefault="00872133" w:rsidP="00872133">
      <w:r>
        <w:t>L’interface d’envoi de SMS contient un formulaire permettant d’envoyer un message en lui remplissant simplement un formulaire.</w:t>
      </w:r>
    </w:p>
    <w:p w:rsidR="00872133" w:rsidRDefault="00872133" w:rsidP="00872133">
      <w:r>
        <w:t xml:space="preserve">La </w:t>
      </w:r>
      <w:r w:rsidRPr="00121F23">
        <w:rPr>
          <w:b/>
        </w:rPr>
        <w:t>date de validité</w:t>
      </w:r>
      <w:r>
        <w:t xml:space="preserve"> correspond à la période durant laquelle le message reste valide. Le destinataire ne reçoit pas le message dont la durée de validité est expirée. </w:t>
      </w:r>
    </w:p>
    <w:p w:rsidR="00872133" w:rsidRPr="00121F23" w:rsidRDefault="00872133" w:rsidP="00872133">
      <w:pPr>
        <w:rPr>
          <w:b/>
        </w:rPr>
      </w:pPr>
      <w:r>
        <w:t xml:space="preserve">Il est également possible d’envoyer directement une </w:t>
      </w:r>
      <w:r w:rsidRPr="00121F23">
        <w:rPr>
          <w:b/>
        </w:rPr>
        <w:t>trame PDU</w:t>
      </w:r>
      <w:r>
        <w:t>.</w:t>
      </w:r>
    </w:p>
    <w:p w:rsidR="00872133" w:rsidRDefault="00872133" w:rsidP="00B13CA7">
      <w:pPr>
        <w:pStyle w:val="NoSpacing"/>
      </w:pPr>
      <w:r>
        <w:rPr>
          <w:noProof/>
          <w:lang w:val="fr-FR" w:eastAsia="fr-FR"/>
        </w:rPr>
        <w:drawing>
          <wp:inline distT="0" distB="0" distL="0" distR="0" wp14:anchorId="3AED074A" wp14:editId="323D7CB2">
            <wp:extent cx="6038850" cy="2437790"/>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l="57320" t="35050" b="11341"/>
                    <a:stretch/>
                  </pic:blipFill>
                  <pic:spPr bwMode="auto">
                    <a:xfrm>
                      <a:off x="0" y="0"/>
                      <a:ext cx="6053482" cy="2443697"/>
                    </a:xfrm>
                    <a:prstGeom prst="rect">
                      <a:avLst/>
                    </a:prstGeom>
                    <a:ln>
                      <a:noFill/>
                    </a:ln>
                    <a:extLst>
                      <a:ext uri="{53640926-AAD7-44D8-BBD7-CCE9431645EC}">
                        <a14:shadowObscured xmlns:a14="http://schemas.microsoft.com/office/drawing/2010/main"/>
                      </a:ext>
                    </a:extLst>
                  </pic:spPr>
                </pic:pic>
              </a:graphicData>
            </a:graphic>
          </wp:inline>
        </w:drawing>
      </w:r>
    </w:p>
    <w:p w:rsidR="00B13CA7" w:rsidRDefault="00B13CA7" w:rsidP="00B13CA7">
      <w:pPr>
        <w:pStyle w:val="Caption"/>
      </w:pPr>
      <w:r>
        <w:t xml:space="preserve">Figure </w:t>
      </w:r>
      <w:fldSimple w:instr=" SEQ Figure \* ARABIC ">
        <w:r w:rsidR="007C7405">
          <w:rPr>
            <w:noProof/>
          </w:rPr>
          <w:t>9</w:t>
        </w:r>
      </w:fldSimple>
      <w:r>
        <w:t xml:space="preserve"> - Capture d'écran de l'interface d'envoi de SMS</w:t>
      </w:r>
    </w:p>
    <w:p w:rsidR="00872133" w:rsidRDefault="00872133" w:rsidP="00872133">
      <w:r>
        <w:t>Lorsque l’utilisateur clique sur le bouton « </w:t>
      </w:r>
      <w:r w:rsidRPr="00517273">
        <w:rPr>
          <w:b/>
        </w:rPr>
        <w:t>Envoyer </w:t>
      </w:r>
      <w:r>
        <w:t xml:space="preserve">», les informations du message à envoyer sont sauvegardées dans la base de données. Le service SMS, qui consulte régulièrement cette même </w:t>
      </w:r>
      <w:r w:rsidR="00B13CA7">
        <w:t>base</w:t>
      </w:r>
      <w:r>
        <w:t xml:space="preserve"> de données, créé une chaîne </w:t>
      </w:r>
      <w:r w:rsidRPr="00517273">
        <w:rPr>
          <w:b/>
        </w:rPr>
        <w:t>PDU</w:t>
      </w:r>
      <w:r>
        <w:t xml:space="preserve"> d’après les informations sauvegardées en base de données puis envoie une commande AT au modem afin d’envoyer le SMS.</w:t>
      </w:r>
    </w:p>
    <w:p w:rsidR="00872133" w:rsidRDefault="00872133" w:rsidP="00872133">
      <w:pPr>
        <w:pStyle w:val="Heading4"/>
      </w:pPr>
      <w:r>
        <w:t>La boîte d’envoi</w:t>
      </w:r>
    </w:p>
    <w:p w:rsidR="00872133" w:rsidRDefault="00872133" w:rsidP="00872133"/>
    <w:p w:rsidR="00872133" w:rsidRDefault="00872133" w:rsidP="00872133">
      <w:r>
        <w:t xml:space="preserve">La boîte d’envoi permet de consulter les messages envoyés et leur statut. Ainsi, l’utilisateur peut connaître l’état des SMS, c’est-à-dire s’ils ont été envoyés ou s’ils ont été accusés. </w:t>
      </w:r>
    </w:p>
    <w:p w:rsidR="00872133" w:rsidRDefault="00872133" w:rsidP="007C7405">
      <w:pPr>
        <w:pStyle w:val="NoSpacing"/>
      </w:pPr>
      <w:r>
        <w:rPr>
          <w:noProof/>
          <w:lang w:val="fr-FR" w:eastAsia="fr-FR"/>
        </w:rPr>
        <w:lastRenderedPageBreak/>
        <w:drawing>
          <wp:inline distT="0" distB="0" distL="0" distR="0" wp14:anchorId="4F4832DA" wp14:editId="1FD3B315">
            <wp:extent cx="5743575" cy="301692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l="58812" t="28350" r="187" b="4639"/>
                    <a:stretch/>
                  </pic:blipFill>
                  <pic:spPr bwMode="auto">
                    <a:xfrm>
                      <a:off x="0" y="0"/>
                      <a:ext cx="5756604" cy="3023767"/>
                    </a:xfrm>
                    <a:prstGeom prst="rect">
                      <a:avLst/>
                    </a:prstGeom>
                    <a:ln>
                      <a:noFill/>
                    </a:ln>
                    <a:extLst>
                      <a:ext uri="{53640926-AAD7-44D8-BBD7-CCE9431645EC}">
                        <a14:shadowObscured xmlns:a14="http://schemas.microsoft.com/office/drawing/2010/main"/>
                      </a:ext>
                    </a:extLst>
                  </pic:spPr>
                </pic:pic>
              </a:graphicData>
            </a:graphic>
          </wp:inline>
        </w:drawing>
      </w:r>
    </w:p>
    <w:p w:rsidR="007C7405" w:rsidRDefault="007C7405" w:rsidP="007C7405">
      <w:pPr>
        <w:pStyle w:val="Caption"/>
      </w:pPr>
      <w:r>
        <w:t xml:space="preserve">Figure </w:t>
      </w:r>
      <w:fldSimple w:instr=" SEQ Figure \* ARABIC ">
        <w:r>
          <w:rPr>
            <w:noProof/>
          </w:rPr>
          <w:t>10</w:t>
        </w:r>
      </w:fldSimple>
      <w:r>
        <w:t xml:space="preserve"> - Capture d'écran de la boîte </w:t>
      </w:r>
      <w:r>
        <w:rPr>
          <w:noProof/>
        </w:rPr>
        <w:t>d'envoi</w:t>
      </w:r>
    </w:p>
    <w:p w:rsidR="00872133" w:rsidRPr="00340B50" w:rsidRDefault="00872133" w:rsidP="00872133">
      <w:r>
        <w:t>La barre de recherche permet de filtrer les messages selon le destinataire, le contenu du message, la date d’envoi ou le statut du SMS. Les informations de cette interface et les résultats de la recherche sont directement issue de la base de données.</w:t>
      </w:r>
    </w:p>
    <w:p w:rsidR="00872133" w:rsidRDefault="00872133" w:rsidP="00872133">
      <w:r>
        <w:t>Le tableau contenant les messages se recharge automatiquement toutes les minutes afin de s’assurer que les données présentées aux utilisateurs soient à jour.</w:t>
      </w:r>
    </w:p>
    <w:p w:rsidR="00872133" w:rsidRDefault="00872133" w:rsidP="00872133">
      <w:pPr>
        <w:pStyle w:val="Heading4"/>
      </w:pPr>
      <w:r>
        <w:t>La boîte de réception</w:t>
      </w:r>
    </w:p>
    <w:p w:rsidR="00872133" w:rsidRDefault="00872133" w:rsidP="00872133"/>
    <w:p w:rsidR="00872133" w:rsidRDefault="00872133" w:rsidP="00872133">
      <w:r>
        <w:t>La boîte de réception permet de consulter les messages reç</w:t>
      </w:r>
      <w:r w:rsidRPr="001B19AA">
        <w:t>u</w:t>
      </w:r>
      <w:r>
        <w:t>s par le service SMS en effectuant une lecture dans la base de données.</w:t>
      </w:r>
    </w:p>
    <w:p w:rsidR="00872133" w:rsidRDefault="00872133" w:rsidP="00872133">
      <w:r>
        <w:rPr>
          <w:noProof/>
          <w:lang w:eastAsia="fr-FR"/>
        </w:rPr>
        <w:drawing>
          <wp:inline distT="0" distB="0" distL="0" distR="0" wp14:anchorId="172A9C0C" wp14:editId="58B13B1F">
            <wp:extent cx="5781675" cy="26765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l="58976" t="33506" r="227" b="7730"/>
                    <a:stretch/>
                  </pic:blipFill>
                  <pic:spPr bwMode="auto">
                    <a:xfrm>
                      <a:off x="0" y="0"/>
                      <a:ext cx="5799725" cy="2684881"/>
                    </a:xfrm>
                    <a:prstGeom prst="rect">
                      <a:avLst/>
                    </a:prstGeom>
                    <a:ln>
                      <a:noFill/>
                    </a:ln>
                    <a:extLst>
                      <a:ext uri="{53640926-AAD7-44D8-BBD7-CCE9431645EC}">
                        <a14:shadowObscured xmlns:a14="http://schemas.microsoft.com/office/drawing/2010/main"/>
                      </a:ext>
                    </a:extLst>
                  </pic:spPr>
                </pic:pic>
              </a:graphicData>
            </a:graphic>
          </wp:inline>
        </w:drawing>
      </w:r>
    </w:p>
    <w:p w:rsidR="007C7405" w:rsidRDefault="007C7405" w:rsidP="007C7405">
      <w:pPr>
        <w:pStyle w:val="Caption"/>
      </w:pPr>
      <w:r>
        <w:t xml:space="preserve">Figure </w:t>
      </w:r>
      <w:fldSimple w:instr=" SEQ Figure \* ARABIC ">
        <w:r>
          <w:rPr>
            <w:noProof/>
          </w:rPr>
          <w:t>11</w:t>
        </w:r>
      </w:fldSimple>
      <w:r>
        <w:t xml:space="preserve"> </w:t>
      </w:r>
      <w:r w:rsidRPr="00C44C12">
        <w:t>- Cap</w:t>
      </w:r>
      <w:r>
        <w:t>ture d'écran de la boîte de réception</w:t>
      </w:r>
    </w:p>
    <w:p w:rsidR="00872133" w:rsidRDefault="00872133" w:rsidP="00872133">
      <w:r>
        <w:t>L’utilisateur a la possibilité de supprimer des messages et de répondre à l’émetteur.</w:t>
      </w:r>
    </w:p>
    <w:p w:rsidR="00872133" w:rsidRPr="001B19AA" w:rsidRDefault="00872133" w:rsidP="00872133">
      <w:r>
        <w:lastRenderedPageBreak/>
        <w:t xml:space="preserve">Tout comme l’interface de consultation des messages envoyés, </w:t>
      </w:r>
      <w:r w:rsidR="007C7405">
        <w:t xml:space="preserve">nous avons implémenté </w:t>
      </w:r>
      <w:r>
        <w:t>une barre de recherche permet</w:t>
      </w:r>
      <w:r w:rsidR="00000EDE">
        <w:t>tant</w:t>
      </w:r>
      <w:r>
        <w:t xml:space="preserve"> de filtrer les messages et un système de rafraîchissement automatique </w:t>
      </w:r>
      <w:r w:rsidR="00300B08">
        <w:t>de la boîte de réception</w:t>
      </w:r>
      <w:r>
        <w:t>.</w:t>
      </w:r>
    </w:p>
    <w:p w:rsidR="0017409D" w:rsidRDefault="0017409D" w:rsidP="0017409D">
      <w:pPr>
        <w:pStyle w:val="Heading2"/>
      </w:pPr>
      <w:bookmarkStart w:id="58" w:name="_Toc315695237"/>
      <w:r w:rsidRPr="006968DE">
        <w:t>Test</w:t>
      </w:r>
      <w:r w:rsidR="000C1702">
        <w:t>s</w:t>
      </w:r>
      <w:bookmarkEnd w:id="58"/>
    </w:p>
    <w:p w:rsidR="00465B61" w:rsidRDefault="00465B61" w:rsidP="00465B61">
      <w:r>
        <w:t xml:space="preserve">Tout au long du développement, nous avons effectué </w:t>
      </w:r>
      <w:r w:rsidRPr="00D73F7F">
        <w:rPr>
          <w:b/>
        </w:rPr>
        <w:t>plusieurs niveaux de tests</w:t>
      </w:r>
      <w:r>
        <w:t>.</w:t>
      </w:r>
      <w:r w:rsidR="00E12AFC">
        <w:t xml:space="preserve"> En premier lieu, chaque fonction </w:t>
      </w:r>
      <w:r w:rsidR="00E30DDB">
        <w:t>a ét</w:t>
      </w:r>
      <w:r w:rsidR="00C859D8">
        <w:t>é</w:t>
      </w:r>
      <w:r w:rsidR="00E12AFC">
        <w:t xml:space="preserve"> testée individuellement, afin de vérifier qu’elle retourne </w:t>
      </w:r>
      <w:r w:rsidR="00315EE3">
        <w:t>les résultats attendus, et qu’elle traite</w:t>
      </w:r>
      <w:r w:rsidR="00563C57">
        <w:t xml:space="preserve"> correctement</w:t>
      </w:r>
      <w:r w:rsidR="00315EE3">
        <w:t xml:space="preserve"> les cas d’erreurs et </w:t>
      </w:r>
      <w:r w:rsidR="00563C57">
        <w:t xml:space="preserve">les cas </w:t>
      </w:r>
      <w:r w:rsidR="00315EE3">
        <w:t>limites.</w:t>
      </w:r>
    </w:p>
    <w:p w:rsidR="0070711F" w:rsidRDefault="0070711F" w:rsidP="00465B61">
      <w:r>
        <w:t>Nous avons également fait d’important</w:t>
      </w:r>
      <w:r w:rsidR="002F676B">
        <w:t>s</w:t>
      </w:r>
      <w:r>
        <w:t xml:space="preserve"> </w:t>
      </w:r>
      <w:r w:rsidRPr="00D73F7F">
        <w:rPr>
          <w:b/>
        </w:rPr>
        <w:t>tests de fia</w:t>
      </w:r>
      <w:r w:rsidR="002F676B" w:rsidRPr="00D73F7F">
        <w:rPr>
          <w:b/>
        </w:rPr>
        <w:t>bilité et d’efficacité</w:t>
      </w:r>
      <w:r w:rsidR="002F676B">
        <w:t xml:space="preserve"> sur le service</w:t>
      </w:r>
      <w:r w:rsidR="00ED508B">
        <w:t xml:space="preserve"> SMS</w:t>
      </w:r>
      <w:r w:rsidR="002F676B">
        <w:t xml:space="preserve"> et le modem</w:t>
      </w:r>
      <w:r w:rsidR="00ED508B">
        <w:t xml:space="preserve"> GSM</w:t>
      </w:r>
      <w:r w:rsidR="002F676B">
        <w:t>. En effet, le service</w:t>
      </w:r>
      <w:r w:rsidR="001D7956">
        <w:t xml:space="preserve"> SMS</w:t>
      </w:r>
      <w:r w:rsidR="002F676B">
        <w:t xml:space="preserve"> est amené à devoir s’exécut</w:t>
      </w:r>
      <w:r w:rsidR="00216EAA">
        <w:t>er</w:t>
      </w:r>
      <w:r w:rsidR="002F676B">
        <w:t xml:space="preserve"> sur de longues durées sans </w:t>
      </w:r>
      <w:r w:rsidR="00AF23EE">
        <w:t>intervention humaine possible</w:t>
      </w:r>
      <w:r w:rsidR="002F676B">
        <w:t xml:space="preserve"> en cas de problème. </w:t>
      </w:r>
      <w:r w:rsidR="00205985">
        <w:t>Il faut donc que le service</w:t>
      </w:r>
      <w:r w:rsidR="00872D61">
        <w:t xml:space="preserve"> SMS</w:t>
      </w:r>
      <w:r w:rsidR="00205985">
        <w:t xml:space="preserve"> ne s’arrête pas inopinément pour une raison ou une autre, et doit redémarrer en cas de problème.</w:t>
      </w:r>
      <w:r w:rsidR="00216EAA">
        <w:t xml:space="preserve"> Nous avons donc laissé le script s’exécuter des jours durant, ce qui nous a permis de mettre en évidence un problème récurrent : la communication entre la base de données est régulièrement rompue. Nous avons </w:t>
      </w:r>
      <w:r w:rsidR="00B57012">
        <w:t>alors</w:t>
      </w:r>
      <w:r w:rsidR="00216EAA">
        <w:t xml:space="preserve"> mis en place un</w:t>
      </w:r>
      <w:r w:rsidR="00216EAA" w:rsidRPr="001843DD">
        <w:rPr>
          <w:b/>
        </w:rPr>
        <w:t xml:space="preserve"> système relançant automatiquement la connexion et reprenant l’opération qui était en cours </w:t>
      </w:r>
      <w:r w:rsidR="00216EAA">
        <w:t xml:space="preserve">quand le problème est survenu. </w:t>
      </w:r>
    </w:p>
    <w:p w:rsidR="00216EAA" w:rsidRDefault="00216EAA" w:rsidP="00465B61">
      <w:r>
        <w:t>Nous avons réutilisé ce système de reprise sur erreurs pour tous les problèmes plus rares liés au réseau, comme les réponses incomplètes que renvoient parfois le modem.</w:t>
      </w:r>
    </w:p>
    <w:p w:rsidR="00CF4D01" w:rsidRPr="00EE632E" w:rsidRDefault="00CF4D01" w:rsidP="00465B61">
      <w:r>
        <w:t>Nous avons également voulu tester la capacité du modem à traiter de nombreux messages en même temps, que ce soit en réception ou en envoi, avec ou sans accusés de réception. C’est ainsi que nous avons mis en évidence les limites du modem, développées dans la partie 5.5.</w:t>
      </w:r>
    </w:p>
    <w:p w:rsidR="00CF4D01" w:rsidRPr="00EE632E" w:rsidRDefault="00D73F7F" w:rsidP="00CF4D01">
      <w:r>
        <w:t xml:space="preserve">L’interface graphique et les algorithmes liés ont aussi été longuement </w:t>
      </w:r>
      <w:r w:rsidR="00CF4D01">
        <w:t>testé</w:t>
      </w:r>
      <w:r>
        <w:t>s</w:t>
      </w:r>
      <w:r w:rsidR="00CF4D01">
        <w:t xml:space="preserve">. Par exemple, en vérifiant le comportement de l’application lorsque l’utilisateur rentre des données aberrantes (numéro de téléphone contenant des lettres, </w:t>
      </w:r>
      <w:proofErr w:type="gramStart"/>
      <w:r w:rsidR="00CF4D01">
        <w:t>durée</w:t>
      </w:r>
      <w:proofErr w:type="gramEnd"/>
      <w:r w:rsidR="00CF4D01">
        <w:t xml:space="preserve"> de validité négative, etc.).</w:t>
      </w:r>
    </w:p>
    <w:p w:rsidR="0017409D" w:rsidRDefault="0017409D" w:rsidP="0017409D">
      <w:pPr>
        <w:pStyle w:val="Heading2"/>
      </w:pPr>
      <w:bookmarkStart w:id="59" w:name="_Toc315695238"/>
      <w:r w:rsidRPr="006968DE">
        <w:t>Limites</w:t>
      </w:r>
      <w:bookmarkEnd w:id="59"/>
    </w:p>
    <w:p w:rsidR="00EE632E" w:rsidRDefault="006F4E65" w:rsidP="006F4E65">
      <w:r>
        <w:t xml:space="preserve">Cette solution, telle que nous l’avons conçu selon les demandes du client et les contraintes matérielles, possède cependant certaines limites. </w:t>
      </w:r>
    </w:p>
    <w:p w:rsidR="006F4E65" w:rsidRDefault="006F4E65" w:rsidP="006F4E65">
      <w:r>
        <w:t>La première concerne l’interface. Celle-ci ne possède en effet aucun système de session et est donc mono-utilisateur. Si cette interface est amenée à être utilisée par plusieurs personnes, il serait alors indispensable de mettre en place un tel système, en n’affichant que les messages destinées et envoyées à ou par une certaine personne.</w:t>
      </w:r>
    </w:p>
    <w:p w:rsidR="006F4E65" w:rsidRPr="00EE632E" w:rsidRDefault="006F4E65" w:rsidP="006F4E65">
      <w:r>
        <w:t>La seconde limite se situe au niveau du modem, qui n’est pas toujours capable de gérer correctement une importante quantité de messages. Il arrive régulièrement que certains messages soient envoyés en double, ou même jamais transmis au destinataire. Mais les problèmes les plus récurrents concernent les accusés de réception, qui n’arrivent que rarement lorsqu’ils sont nombreux à être attendus.</w:t>
      </w:r>
    </w:p>
    <w:p w:rsidR="0017409D" w:rsidRDefault="0017409D" w:rsidP="00812D8B">
      <w:pPr>
        <w:pStyle w:val="Heading1"/>
      </w:pPr>
      <w:bookmarkStart w:id="60" w:name="_Toc315695239"/>
      <w:r w:rsidRPr="006968DE">
        <w:lastRenderedPageBreak/>
        <w:t>Améliorations possibles</w:t>
      </w:r>
      <w:bookmarkEnd w:id="60"/>
    </w:p>
    <w:p w:rsidR="00EE632E" w:rsidRDefault="00EE632E" w:rsidP="00EE632E">
      <w:pPr>
        <w:rPr>
          <w:b/>
          <w:color w:val="A5C249" w:themeColor="accent6"/>
        </w:rPr>
      </w:pPr>
    </w:p>
    <w:p w:rsidR="00523649" w:rsidRDefault="00523649" w:rsidP="00523649">
      <w:pPr>
        <w:pStyle w:val="Heading2"/>
      </w:pPr>
      <w:r>
        <w:t xml:space="preserve">Permettre une utilisation multi-utilisateurs </w:t>
      </w:r>
    </w:p>
    <w:p w:rsidR="00523649" w:rsidRDefault="00523649" w:rsidP="00523649">
      <w:r>
        <w:t xml:space="preserve">Le service SMS et la base de données ne permettent pas actuellement une utilisation avec plusieurs utilisateurs. </w:t>
      </w:r>
    </w:p>
    <w:p w:rsidR="00523649" w:rsidRDefault="00523649" w:rsidP="00523649">
      <w:r>
        <w:t>Pour implémenter une telle fonctionnalité, il faut mettre en place un système d’identifiants unique dans la base de données afin de pouvoir identifier les utilisateurs.</w:t>
      </w:r>
    </w:p>
    <w:p w:rsidR="00523649" w:rsidRDefault="00523649" w:rsidP="00AF69C1">
      <w:r>
        <w:t xml:space="preserve"> Au niveau du service SMS, il faut que les messages reç</w:t>
      </w:r>
      <w:r w:rsidRPr="0013611A">
        <w:t>u</w:t>
      </w:r>
      <w:r>
        <w:t>s par le modem puissent être identifiés et être redirigés vers les utilisateurs concernés. Pour cela, il faudrait que l’identifiant unique de l’utilisateur figure dans le contenu du SMS reç</w:t>
      </w:r>
      <w:r w:rsidRPr="0013611A">
        <w:t>u</w:t>
      </w:r>
      <w:r>
        <w:t>.</w:t>
      </w:r>
    </w:p>
    <w:p w:rsidR="0090426E" w:rsidRDefault="0090426E" w:rsidP="00812D8B">
      <w:pPr>
        <w:pStyle w:val="Heading2"/>
      </w:pPr>
      <w:r>
        <w:t>Sécuriser l’accès à la base de données</w:t>
      </w:r>
    </w:p>
    <w:p w:rsidR="0090426E" w:rsidRDefault="0090426E" w:rsidP="0090426E">
      <w:r>
        <w:t>L’interface graphique communique directement avec la base de données pour y insérer les messages à envoyer et pour consulter les SMS. Pour rappel, l’interface créée n’est qu’un exemple afin de montrer les possibilités liées au se</w:t>
      </w:r>
      <w:r w:rsidR="00A47D57">
        <w:t xml:space="preserve">rvice SMS. Cependant, </w:t>
      </w:r>
      <w:r w:rsidR="00412122">
        <w:t>il est aussi possible qu’une application puisse interagir directement avec la base de données pour envoyer ou recevoir des SMS.</w:t>
      </w:r>
    </w:p>
    <w:p w:rsidR="00BC5E72" w:rsidRDefault="00A47D57" w:rsidP="00BC5E72">
      <w:r>
        <w:t xml:space="preserve">Or, avec le modèle de fonctionnement actuel où les utilisateurs ont un accès total à la base de données, des problèmes peuvent </w:t>
      </w:r>
      <w:r w:rsidR="00BC5E72">
        <w:t>survenir</w:t>
      </w:r>
      <w:r w:rsidR="007D2FED">
        <w:t xml:space="preserve"> surtout en mode multi-utilisateurs</w:t>
      </w:r>
      <w:r w:rsidR="00BC5E72">
        <w:t>. En effet, si  les modifications de la base de données ne sont pas contrôlées cela peut créer des incohérences ou des pertes d’informations. Par exemple, actuellement, il n’y a rien qui empêche un utilisateur de supprimer tous les messages de la base de données</w:t>
      </w:r>
      <w:r w:rsidR="00AF69C1">
        <w:t>, même ceux ne le concernant pas</w:t>
      </w:r>
      <w:r w:rsidR="00BC5E72">
        <w:t>.</w:t>
      </w:r>
      <w:r w:rsidR="007D2FED">
        <w:t xml:space="preserve"> </w:t>
      </w:r>
    </w:p>
    <w:p w:rsidR="00A1399C" w:rsidRDefault="00BC5E72" w:rsidP="00A1399C">
      <w:r>
        <w:t xml:space="preserve">Afin d’éviter de telles problèmes, il faut mettre en place un </w:t>
      </w:r>
      <w:r w:rsidRPr="00BC5E72">
        <w:rPr>
          <w:b/>
        </w:rPr>
        <w:t>web service</w:t>
      </w:r>
      <w:r>
        <w:t xml:space="preserve"> qui garantit un accès à distance contrôlé à la base de données à travers des fonctions.</w:t>
      </w:r>
    </w:p>
    <w:p w:rsidR="00794535" w:rsidRDefault="00950485" w:rsidP="00812D8B">
      <w:pPr>
        <w:pStyle w:val="Heading2"/>
      </w:pPr>
      <w:r>
        <w:t>Implémenter une g</w:t>
      </w:r>
      <w:r w:rsidR="00794535">
        <w:t>estion des contacts</w:t>
      </w:r>
    </w:p>
    <w:p w:rsidR="00950485" w:rsidRPr="00950485" w:rsidRDefault="00950485" w:rsidP="00950485">
      <w:r>
        <w:t>Afin de pouvoir identifier rapidement</w:t>
      </w:r>
      <w:r w:rsidR="00A84BA7">
        <w:t xml:space="preserve"> </w:t>
      </w:r>
      <w:r>
        <w:t>l’auteur d’un message reç</w:t>
      </w:r>
      <w:r w:rsidRPr="00950485">
        <w:t>u</w:t>
      </w:r>
      <w:r>
        <w:t xml:space="preserve">, il serait intéressant d’implémenter une gestion des contacts par rapport à chaque utilisateur. </w:t>
      </w:r>
      <w:r w:rsidR="0016706C">
        <w:t xml:space="preserve">Ainsi, l’interface utilisateur affichera le nom du contact à la place de son numéro de téléphone. </w:t>
      </w:r>
      <w:r>
        <w:t>Cette implémentation concerne surtout l’interface graphique</w:t>
      </w:r>
      <w:r w:rsidR="006E4F04">
        <w:t xml:space="preserve"> et la base de données.</w:t>
      </w:r>
    </w:p>
    <w:p w:rsidR="005673F8" w:rsidRDefault="005673F8">
      <w:pPr>
        <w:jc w:val="left"/>
        <w:rPr>
          <w:rFonts w:asciiTheme="majorHAnsi" w:eastAsiaTheme="majorEastAsia" w:hAnsiTheme="majorHAnsi" w:cstheme="majorBidi"/>
          <w:b/>
          <w:bCs/>
          <w:color w:val="0B5294" w:themeColor="accent1" w:themeShade="BF"/>
          <w:sz w:val="40"/>
          <w:szCs w:val="28"/>
        </w:rPr>
      </w:pPr>
      <w:r>
        <w:br w:type="page"/>
      </w:r>
    </w:p>
    <w:p w:rsidR="0017409D" w:rsidRPr="006968DE" w:rsidRDefault="0017409D" w:rsidP="003A60AB">
      <w:pPr>
        <w:pStyle w:val="Heading1"/>
      </w:pPr>
      <w:bookmarkStart w:id="61" w:name="_Toc315695240"/>
      <w:r w:rsidRPr="006968DE">
        <w:lastRenderedPageBreak/>
        <w:t>Difficultés rencontrées</w:t>
      </w:r>
      <w:bookmarkEnd w:id="61"/>
    </w:p>
    <w:p w:rsidR="00814BA8" w:rsidRDefault="00814BA8" w:rsidP="00814BA8">
      <w:pPr>
        <w:pStyle w:val="Heading2"/>
      </w:pPr>
      <w:r w:rsidRPr="00814BA8">
        <w:t>Difficultés techniques</w:t>
      </w:r>
    </w:p>
    <w:p w:rsidR="00DA7810" w:rsidRDefault="00DA7810" w:rsidP="00DA7810"/>
    <w:p w:rsidR="00DA7810" w:rsidRDefault="00C24E37" w:rsidP="00C24E37">
      <w:pPr>
        <w:pStyle w:val="ListParagraph"/>
        <w:numPr>
          <w:ilvl w:val="0"/>
          <w:numId w:val="18"/>
        </w:numPr>
      </w:pPr>
      <w:r>
        <w:t>Commande AT</w:t>
      </w:r>
    </w:p>
    <w:p w:rsidR="00C24E37" w:rsidRPr="00C24E37" w:rsidRDefault="00C24E37" w:rsidP="00C24E37">
      <w:pPr>
        <w:pStyle w:val="ListParagraph"/>
        <w:numPr>
          <w:ilvl w:val="0"/>
          <w:numId w:val="18"/>
        </w:numPr>
        <w:rPr>
          <w:lang w:val="en-US"/>
        </w:rPr>
      </w:pPr>
      <w:r w:rsidRPr="00C24E37">
        <w:rPr>
          <w:lang w:val="en-US"/>
        </w:rPr>
        <w:t xml:space="preserve">ASP (update, </w:t>
      </w:r>
      <w:proofErr w:type="spellStart"/>
      <w:r w:rsidRPr="00C24E37">
        <w:rPr>
          <w:lang w:val="en-US"/>
        </w:rPr>
        <w:t>evenements</w:t>
      </w:r>
      <w:proofErr w:type="spellEnd"/>
      <w:r w:rsidRPr="00C24E37">
        <w:rPr>
          <w:lang w:val="en-US"/>
        </w:rPr>
        <w:t xml:space="preserve">, </w:t>
      </w:r>
      <w:proofErr w:type="spellStart"/>
      <w:r w:rsidRPr="00C24E37">
        <w:rPr>
          <w:lang w:val="en-US"/>
        </w:rPr>
        <w:t>javascript</w:t>
      </w:r>
      <w:proofErr w:type="spellEnd"/>
      <w:r w:rsidRPr="00C24E37">
        <w:rPr>
          <w:lang w:val="en-US"/>
        </w:rPr>
        <w:t xml:space="preserve"> (i</w:t>
      </w:r>
      <w:r>
        <w:rPr>
          <w:lang w:val="en-US"/>
        </w:rPr>
        <w:t>d))</w:t>
      </w:r>
    </w:p>
    <w:p w:rsidR="00C24E37" w:rsidRPr="00DA7810" w:rsidRDefault="00C24E37" w:rsidP="00C24E37">
      <w:pPr>
        <w:pStyle w:val="ListParagraph"/>
        <w:numPr>
          <w:ilvl w:val="0"/>
          <w:numId w:val="18"/>
        </w:numPr>
      </w:pPr>
      <w:r>
        <w:t>Réception des accusés</w:t>
      </w:r>
    </w:p>
    <w:p w:rsidR="00984CE2" w:rsidRPr="00814BA8" w:rsidRDefault="00984CE2" w:rsidP="00DA7810">
      <w:pPr>
        <w:pStyle w:val="Heading2"/>
        <w:ind w:left="576" w:hanging="576"/>
      </w:pPr>
      <w:r w:rsidRPr="00814BA8">
        <w:br w:type="page"/>
      </w:r>
    </w:p>
    <w:p w:rsidR="0017409D" w:rsidRPr="006968DE" w:rsidRDefault="0017409D" w:rsidP="00984CE2">
      <w:pPr>
        <w:pStyle w:val="Heading1"/>
      </w:pPr>
      <w:bookmarkStart w:id="62" w:name="_Toc315695241"/>
      <w:r w:rsidRPr="006968DE">
        <w:lastRenderedPageBreak/>
        <w:t>Conclusion</w:t>
      </w:r>
      <w:bookmarkEnd w:id="62"/>
    </w:p>
    <w:p w:rsidR="009423C8" w:rsidRDefault="00984CE2">
      <w:pPr>
        <w:ind w:firstLine="0"/>
        <w:jc w:val="left"/>
      </w:pPr>
      <w:r>
        <w:br w:type="page"/>
      </w:r>
    </w:p>
    <w:p w:rsidR="00984CE2" w:rsidRDefault="009423C8" w:rsidP="00A015A2">
      <w:pPr>
        <w:pStyle w:val="Heading1"/>
        <w:numPr>
          <w:ilvl w:val="0"/>
          <w:numId w:val="0"/>
        </w:numPr>
      </w:pPr>
      <w:bookmarkStart w:id="63" w:name="_Toc315695242"/>
      <w:r>
        <w:lastRenderedPageBreak/>
        <w:t>Glossaire</w:t>
      </w:r>
      <w:bookmarkEnd w:id="63"/>
    </w:p>
    <w:p w:rsidR="009423C8" w:rsidRDefault="009423C8">
      <w:pPr>
        <w:ind w:firstLine="0"/>
        <w:jc w:val="left"/>
        <w:rPr>
          <w:rFonts w:asciiTheme="majorHAnsi" w:eastAsiaTheme="majorEastAsia" w:hAnsiTheme="majorHAnsi" w:cstheme="majorBidi"/>
          <w:b/>
          <w:bCs/>
          <w:color w:val="0B5294" w:themeColor="accent1" w:themeShade="BF"/>
          <w:sz w:val="40"/>
          <w:szCs w:val="28"/>
        </w:rPr>
      </w:pPr>
      <w:r>
        <w:br w:type="page"/>
      </w:r>
    </w:p>
    <w:p w:rsidR="0017409D" w:rsidRDefault="0017409D" w:rsidP="00984CE2">
      <w:pPr>
        <w:pStyle w:val="Heading1"/>
        <w:numPr>
          <w:ilvl w:val="0"/>
          <w:numId w:val="0"/>
        </w:numPr>
      </w:pPr>
      <w:bookmarkStart w:id="64" w:name="_Toc315695243"/>
      <w:r w:rsidRPr="006968DE">
        <w:lastRenderedPageBreak/>
        <w:t>Annexes</w:t>
      </w:r>
      <w:bookmarkEnd w:id="64"/>
    </w:p>
    <w:p w:rsidR="006B12CA" w:rsidRDefault="006B12CA" w:rsidP="006B12CA">
      <w:pPr>
        <w:pStyle w:val="Heading5"/>
      </w:pPr>
      <w:r>
        <w:t>Choix du format des messages</w:t>
      </w:r>
    </w:p>
    <w:p w:rsidR="006B12CA" w:rsidRDefault="006B12CA" w:rsidP="006B12CA">
      <w:r>
        <w:t xml:space="preserve">La commande </w:t>
      </w:r>
      <w:r w:rsidRPr="00E963E2">
        <w:rPr>
          <w:b/>
        </w:rPr>
        <w:t>AT+CMGF</w:t>
      </w:r>
      <w:r>
        <w:t xml:space="preserve"> permet d’indiquer au modem le format des messages. En effet, il existe 2 formats possibles : le format texte, utilisant les caractères ASCII, et le format PDU, en hexadécimal (caractères de 0 à 9 et de A à F). </w:t>
      </w:r>
    </w:p>
    <w:p w:rsidR="006B12CA" w:rsidRDefault="006B12CA" w:rsidP="006B12CA">
      <w:r>
        <w:t>En mode texte, les informations sont directement compréhensibles par l’utilisateur, alors que le mode PDU nécessite un décodage. Par ailleurs, le mode PDU offre plus de possibilités que le mode texte.</w:t>
      </w:r>
    </w:p>
    <w:p w:rsidR="006B12CA" w:rsidRDefault="006B12CA" w:rsidP="006B12CA">
      <w:pPr>
        <w:pStyle w:val="Heading5"/>
      </w:pPr>
      <w:r>
        <w:t>Choix de la mémoire</w:t>
      </w:r>
    </w:p>
    <w:p w:rsidR="006B12CA" w:rsidRDefault="006B12CA" w:rsidP="006B12CA">
      <w:r>
        <w:t xml:space="preserve">La commande </w:t>
      </w:r>
      <w:r w:rsidRPr="005406A8">
        <w:rPr>
          <w:b/>
        </w:rPr>
        <w:t>AT+CPMS</w:t>
      </w:r>
      <w:r>
        <w:t xml:space="preserve"> permet de choisir la mémoire avec laquelle le modem communique. Il y a 3 types de mémoires : </w:t>
      </w:r>
    </w:p>
    <w:p w:rsidR="006B12CA" w:rsidRDefault="006B12CA" w:rsidP="006B12CA">
      <w:pPr>
        <w:pStyle w:val="ListParagraph"/>
        <w:numPr>
          <w:ilvl w:val="0"/>
          <w:numId w:val="16"/>
        </w:numPr>
      </w:pPr>
      <w:r>
        <w:t>SM : Les messages stockés sur la carte SIM</w:t>
      </w:r>
    </w:p>
    <w:p w:rsidR="006B12CA" w:rsidRDefault="006B12CA" w:rsidP="006B12CA">
      <w:pPr>
        <w:pStyle w:val="ListParagraph"/>
        <w:numPr>
          <w:ilvl w:val="0"/>
          <w:numId w:val="16"/>
        </w:numPr>
      </w:pPr>
      <w:r>
        <w:t>SR : La mémoire des accusés de réceptions, sur la carte SIM, limité à 50 accusés</w:t>
      </w:r>
    </w:p>
    <w:p w:rsidR="006B12CA" w:rsidRDefault="006B12CA" w:rsidP="006B12CA">
      <w:pPr>
        <w:pStyle w:val="ListParagraph"/>
        <w:numPr>
          <w:ilvl w:val="0"/>
          <w:numId w:val="16"/>
        </w:numPr>
      </w:pPr>
      <w:r>
        <w:t>ME : La mémoire Flash</w:t>
      </w:r>
    </w:p>
    <w:p w:rsidR="006B12CA" w:rsidRDefault="006B12CA" w:rsidP="006B12CA">
      <w:pPr>
        <w:pStyle w:val="Heading5"/>
      </w:pPr>
      <w:r>
        <w:t>Affichage des messages</w:t>
      </w:r>
    </w:p>
    <w:p w:rsidR="006B12CA" w:rsidRDefault="006B12CA" w:rsidP="006B12CA">
      <w:r>
        <w:t xml:space="preserve">La commande </w:t>
      </w:r>
      <w:r w:rsidRPr="005406A8">
        <w:rPr>
          <w:b/>
        </w:rPr>
        <w:t>AT+CMGL</w:t>
      </w:r>
      <w:r>
        <w:t xml:space="preserve"> permet d’afficher tous les messages stockés sur la mémoire choisit avec la commande AT+CPMS. Ainsi, si la mémoire SM est sélectionnée, la commande AT+CMGL affiche les messages de la carte SIM. Un paramètre permet de spécifier l’état des messages demandés (reçus, lus et/ou non lus, tous).</w:t>
      </w:r>
    </w:p>
    <w:p w:rsidR="006B12CA" w:rsidRDefault="006B12CA" w:rsidP="006B12CA">
      <w:pPr>
        <w:pStyle w:val="Heading5"/>
      </w:pPr>
      <w:r>
        <w:t>Envoi d’un message</w:t>
      </w:r>
    </w:p>
    <w:p w:rsidR="006B12CA" w:rsidRDefault="006B12CA" w:rsidP="006B12CA">
      <w:r>
        <w:t xml:space="preserve">La commande </w:t>
      </w:r>
      <w:r w:rsidRPr="005406A8">
        <w:rPr>
          <w:b/>
        </w:rPr>
        <w:t>AT+CMGS</w:t>
      </w:r>
      <w:r>
        <w:t xml:space="preserve"> permet d’envoyer un message. La procédure change selon le mode choisit avec la commande AT+CMGF. </w:t>
      </w:r>
    </w:p>
    <w:p w:rsidR="006B12CA" w:rsidRPr="00051093" w:rsidRDefault="006B12CA" w:rsidP="006B12CA">
      <w:r>
        <w:t>En mode texte, il faut d’abord spécifier le numéro du destinataire, puis entrer le message en langage « humain ». En mode PDU, on spécifie d’abord la longueur de la trame PDU, puis la trame PDU elle-même. Le numéro du destinataire, entre autres informations, est déjà compris dans la trame et sera utilisé par le modem.</w:t>
      </w:r>
    </w:p>
    <w:p w:rsidR="006B12CA" w:rsidRPr="00EE632E" w:rsidRDefault="006B12CA" w:rsidP="006B12CA">
      <w:pPr>
        <w:pStyle w:val="Heading4"/>
      </w:pPr>
      <w:r>
        <w:t>Envoyer et recevoir des données</w:t>
      </w:r>
    </w:p>
    <w:p w:rsidR="006B12CA" w:rsidRDefault="006B12CA" w:rsidP="006B12CA">
      <w:r>
        <w:t>Afin d’envoyer des commandes AT et de recevoir des réponses avec le modem, il faut mettre en place un protocole de communication.</w:t>
      </w:r>
    </w:p>
    <w:p w:rsidR="006B12CA" w:rsidRDefault="006B12CA" w:rsidP="006B12CA">
      <w:r>
        <w:t xml:space="preserve">Le modem SMS communique avec la plateforme par l’intermédiaire d’un </w:t>
      </w:r>
      <w:r w:rsidRPr="00FE59FA">
        <w:rPr>
          <w:b/>
        </w:rPr>
        <w:t>port série</w:t>
      </w:r>
      <w:r>
        <w:t xml:space="preserve">. Nous avons ainsi utilisé des fonctions du Framework .Net  qui nous permettent d’envoyer et  de réceptionner des données simplement  sur un port de communication. </w:t>
      </w:r>
    </w:p>
    <w:p w:rsidR="006B12CA" w:rsidRDefault="006B12CA" w:rsidP="006B12CA">
      <w:r>
        <w:t>Le protocole de communication que nous avons mis en place repose sur quatre fonctions :</w:t>
      </w:r>
    </w:p>
    <w:p w:rsidR="006B12CA" w:rsidRDefault="006B12CA" w:rsidP="006B12CA">
      <w:pPr>
        <w:pStyle w:val="ListParagraph"/>
        <w:numPr>
          <w:ilvl w:val="0"/>
          <w:numId w:val="17"/>
        </w:numPr>
      </w:pPr>
      <w:r>
        <w:t>Connexion au modem</w:t>
      </w:r>
    </w:p>
    <w:p w:rsidR="006B12CA" w:rsidRDefault="006B12CA" w:rsidP="006B12CA">
      <w:pPr>
        <w:pStyle w:val="ListParagraph"/>
        <w:numPr>
          <w:ilvl w:val="0"/>
          <w:numId w:val="17"/>
        </w:numPr>
      </w:pPr>
      <w:r>
        <w:t>Envoi de données</w:t>
      </w:r>
    </w:p>
    <w:p w:rsidR="006B12CA" w:rsidRDefault="006B12CA" w:rsidP="006B12CA">
      <w:pPr>
        <w:pStyle w:val="ListParagraph"/>
        <w:numPr>
          <w:ilvl w:val="0"/>
          <w:numId w:val="17"/>
        </w:numPr>
      </w:pPr>
      <w:r>
        <w:t>Réception de données</w:t>
      </w:r>
    </w:p>
    <w:p w:rsidR="006B12CA" w:rsidRDefault="006B12CA" w:rsidP="006B12CA">
      <w:pPr>
        <w:pStyle w:val="ListParagraph"/>
        <w:numPr>
          <w:ilvl w:val="0"/>
          <w:numId w:val="17"/>
        </w:numPr>
      </w:pPr>
      <w:r>
        <w:lastRenderedPageBreak/>
        <w:t>Déconnexion</w:t>
      </w:r>
    </w:p>
    <w:p w:rsidR="006B12CA" w:rsidRPr="0051283A" w:rsidRDefault="006B12CA" w:rsidP="006B12CA">
      <w:r>
        <w:t xml:space="preserve">Chaque commande AT envoyé au modem fait appel à ces quatre fonctions. </w:t>
      </w:r>
    </w:p>
    <w:p w:rsidR="006B12CA" w:rsidRDefault="006B12CA" w:rsidP="006B12CA">
      <w:pPr>
        <w:pStyle w:val="Heading5"/>
      </w:pPr>
      <w:r>
        <w:t>Connexion au modem</w:t>
      </w:r>
    </w:p>
    <w:p w:rsidR="006B12CA" w:rsidRDefault="006B12CA" w:rsidP="006B12CA">
      <w:pPr>
        <w:ind w:firstLine="0"/>
      </w:pPr>
      <w:r>
        <w:t xml:space="preserve">Avant de pouvoir envoyer des commandes AT au modem, il faut d’abord initialiser une connexion avec le modem.  Pour cela, nous avons utilisé la classe </w:t>
      </w:r>
      <w:proofErr w:type="spellStart"/>
      <w:r w:rsidRPr="00662844">
        <w:rPr>
          <w:b/>
        </w:rPr>
        <w:t>SerialPort</w:t>
      </w:r>
      <w:proofErr w:type="spellEnd"/>
      <w:r>
        <w:t xml:space="preserve"> du Framework .Net</w:t>
      </w:r>
      <w:r>
        <w:rPr>
          <w:b/>
        </w:rPr>
        <w:t xml:space="preserve"> </w:t>
      </w:r>
      <w:r>
        <w:t>qui nous permet d’instancier un objet représentant la liaison avec le modem.</w:t>
      </w:r>
    </w:p>
    <w:p w:rsidR="006B12CA" w:rsidRDefault="006B12CA" w:rsidP="006B12CA">
      <w:pPr>
        <w:ind w:firstLine="0"/>
        <w:jc w:val="center"/>
      </w:pPr>
      <w:r>
        <w:rPr>
          <w:noProof/>
          <w:lang w:eastAsia="fr-FR"/>
        </w:rPr>
        <w:drawing>
          <wp:inline distT="0" distB="0" distL="0" distR="0" wp14:anchorId="7CFC4ED4" wp14:editId="76690B41">
            <wp:extent cx="5362575" cy="1133475"/>
            <wp:effectExtent l="19050" t="19050" r="28575" b="285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62575" cy="1133475"/>
                    </a:xfrm>
                    <a:prstGeom prst="rect">
                      <a:avLst/>
                    </a:prstGeom>
                    <a:noFill/>
                    <a:ln>
                      <a:solidFill>
                        <a:schemeClr val="tx1"/>
                      </a:solidFill>
                    </a:ln>
                  </pic:spPr>
                </pic:pic>
              </a:graphicData>
            </a:graphic>
          </wp:inline>
        </w:drawing>
      </w:r>
    </w:p>
    <w:p w:rsidR="006B12CA" w:rsidRDefault="006B12CA" w:rsidP="006B12CA">
      <w:pPr>
        <w:ind w:firstLine="0"/>
      </w:pPr>
      <w:r>
        <w:t xml:space="preserve">Lors de l’établissement de la connexion, nous devons spécifier le </w:t>
      </w:r>
      <w:r w:rsidRPr="00033853">
        <w:rPr>
          <w:b/>
        </w:rPr>
        <w:t>numéro</w:t>
      </w:r>
      <w:r>
        <w:t xml:space="preserve"> du port utilisé, la </w:t>
      </w:r>
      <w:r w:rsidRPr="00033853">
        <w:rPr>
          <w:b/>
        </w:rPr>
        <w:t>vitesse</w:t>
      </w:r>
      <w:r>
        <w:t xml:space="preserve"> à laquelle les données sont échangées et la </w:t>
      </w:r>
      <w:r w:rsidRPr="00033853">
        <w:rPr>
          <w:b/>
        </w:rPr>
        <w:t>quantité</w:t>
      </w:r>
      <w:r>
        <w:t xml:space="preserve"> d’informations contenu dans chaque octet.</w:t>
      </w:r>
    </w:p>
    <w:p w:rsidR="006B12CA" w:rsidRDefault="006B12CA" w:rsidP="006B12CA">
      <w:pPr>
        <w:ind w:firstLine="0"/>
      </w:pPr>
      <w:r>
        <w:t xml:space="preserve">Une fois un objet de la classe </w:t>
      </w:r>
      <w:proofErr w:type="spellStart"/>
      <w:r w:rsidRPr="001D5B7E">
        <w:rPr>
          <w:b/>
        </w:rPr>
        <w:t>SerialPort</w:t>
      </w:r>
      <w:proofErr w:type="spellEnd"/>
      <w:r>
        <w:t xml:space="preserve"> instancié, il suffit d’appeler la méthode «</w:t>
      </w:r>
      <w:proofErr w:type="gramStart"/>
      <w:r w:rsidRPr="001D5B7E">
        <w:rPr>
          <w:b/>
        </w:rPr>
        <w:t>Open(</w:t>
      </w:r>
      <w:proofErr w:type="gramEnd"/>
      <w:r w:rsidRPr="001D5B7E">
        <w:rPr>
          <w:b/>
        </w:rPr>
        <w:t>)</w:t>
      </w:r>
      <w:r>
        <w:t> » sur cette objet pour établir une connexion avec le modem.</w:t>
      </w:r>
    </w:p>
    <w:p w:rsidR="006B12CA" w:rsidRDefault="006B12CA" w:rsidP="006B12CA">
      <w:pPr>
        <w:pStyle w:val="Heading5"/>
      </w:pPr>
      <w:r>
        <w:t>Envoi de données au modem</w:t>
      </w:r>
    </w:p>
    <w:p w:rsidR="006B12CA" w:rsidRDefault="006B12CA" w:rsidP="006B12CA"/>
    <w:p w:rsidR="006B12CA" w:rsidRDefault="006B12CA" w:rsidP="006B12CA">
      <w:r>
        <w:t xml:space="preserve">L’envoi de données au modem se fait exclusivement à travers des </w:t>
      </w:r>
      <w:r w:rsidRPr="00283DFD">
        <w:rPr>
          <w:b/>
        </w:rPr>
        <w:t>commandes AT</w:t>
      </w:r>
      <w:r>
        <w:t xml:space="preserve">. Il faut qu’une connexion soit préalablement établie auprès du modem. </w:t>
      </w:r>
    </w:p>
    <w:p w:rsidR="006B12CA" w:rsidRDefault="006B12CA" w:rsidP="006B12CA">
      <w:r>
        <w:t xml:space="preserve">Pour transmettre des commandes, il suffit d’écrire des octets sur </w:t>
      </w:r>
      <w:r>
        <w:rPr>
          <w:rFonts w:ascii="Segoe UI" w:hAnsi="Segoe UI" w:cs="Segoe UI"/>
          <w:color w:val="000000"/>
          <w:sz w:val="20"/>
          <w:szCs w:val="20"/>
        </w:rPr>
        <w:t>l'objet</w:t>
      </w:r>
      <w:r>
        <w:rPr>
          <w:rStyle w:val="apple-converted-space"/>
          <w:rFonts w:ascii="Segoe UI" w:hAnsi="Segoe UI" w:cs="Segoe UI"/>
          <w:color w:val="000000"/>
          <w:sz w:val="20"/>
          <w:szCs w:val="20"/>
        </w:rPr>
        <w:t xml:space="preserve"> </w:t>
      </w:r>
      <w:proofErr w:type="spellStart"/>
      <w:r w:rsidRPr="00577B2A">
        <w:rPr>
          <w:rStyle w:val="apple-converted-space"/>
          <w:rFonts w:ascii="Segoe UI" w:hAnsi="Segoe UI" w:cs="Segoe UI"/>
          <w:b/>
          <w:color w:val="000000"/>
          <w:sz w:val="20"/>
          <w:szCs w:val="20"/>
        </w:rPr>
        <w:t>SerialPort</w:t>
      </w:r>
      <w:proofErr w:type="spellEnd"/>
      <w:r>
        <w:rPr>
          <w:rFonts w:ascii="Segoe UI" w:hAnsi="Segoe UI" w:cs="Segoe UI"/>
          <w:color w:val="000000"/>
          <w:sz w:val="20"/>
          <w:szCs w:val="20"/>
        </w:rPr>
        <w:t xml:space="preserve"> </w:t>
      </w:r>
      <w:r>
        <w:t xml:space="preserve">à l’aide des données d’une </w:t>
      </w:r>
      <w:r w:rsidRPr="005641EC">
        <w:rPr>
          <w:b/>
        </w:rPr>
        <w:t>mémoire tampon</w:t>
      </w:r>
      <w:r>
        <w:t xml:space="preserve">. </w:t>
      </w:r>
    </w:p>
    <w:p w:rsidR="006B12CA" w:rsidRDefault="006B12CA" w:rsidP="006B12CA"/>
    <w:p w:rsidR="006B12CA" w:rsidRDefault="006B12CA" w:rsidP="006B12CA">
      <w:pPr>
        <w:jc w:val="center"/>
      </w:pPr>
      <w:r>
        <w:rPr>
          <w:noProof/>
          <w:lang w:eastAsia="fr-FR"/>
        </w:rPr>
        <w:drawing>
          <wp:inline distT="0" distB="0" distL="0" distR="0" wp14:anchorId="36E1C090" wp14:editId="0DA52936">
            <wp:extent cx="5743575" cy="657225"/>
            <wp:effectExtent l="19050" t="19050" r="28575" b="285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43575" cy="657225"/>
                    </a:xfrm>
                    <a:prstGeom prst="rect">
                      <a:avLst/>
                    </a:prstGeom>
                    <a:noFill/>
                    <a:ln>
                      <a:solidFill>
                        <a:schemeClr val="tx1"/>
                      </a:solidFill>
                    </a:ln>
                  </pic:spPr>
                </pic:pic>
              </a:graphicData>
            </a:graphic>
          </wp:inline>
        </w:drawing>
      </w:r>
    </w:p>
    <w:p w:rsidR="006B12CA" w:rsidRDefault="006B12CA" w:rsidP="006B12CA">
      <w:r>
        <w:t>Cette mémoire tampon permet d’éviter de saturer le modem si la commande de sortie est trop longue. En effet,</w:t>
      </w:r>
      <w:r w:rsidRPr="00F810C8">
        <w:t xml:space="preserve"> s</w:t>
      </w:r>
      <w:r w:rsidRPr="00F810C8">
        <w:rPr>
          <w:rFonts w:ascii="Segoe UI" w:hAnsi="Segoe UI" w:cs="Segoe UI"/>
          <w:color w:val="000000"/>
          <w:sz w:val="20"/>
          <w:szCs w:val="20"/>
        </w:rPr>
        <w:t>i le nombre d'octets dans la mémoire tampon de sortie est trop important l'objet</w:t>
      </w:r>
      <w:r w:rsidRPr="00F810C8">
        <w:rPr>
          <w:rStyle w:val="apple-converted-space"/>
          <w:rFonts w:ascii="Segoe UI" w:hAnsi="Segoe UI" w:cs="Segoe UI"/>
          <w:color w:val="000000"/>
          <w:sz w:val="20"/>
          <w:szCs w:val="20"/>
        </w:rPr>
        <w:t xml:space="preserve"> </w:t>
      </w:r>
      <w:proofErr w:type="spellStart"/>
      <w:r w:rsidRPr="00F810C8">
        <w:rPr>
          <w:rStyle w:val="apple-converted-space"/>
          <w:rFonts w:ascii="Segoe UI" w:hAnsi="Segoe UI" w:cs="Segoe UI"/>
          <w:b/>
          <w:color w:val="000000"/>
          <w:sz w:val="20"/>
          <w:szCs w:val="20"/>
        </w:rPr>
        <w:t>SerialPort</w:t>
      </w:r>
      <w:proofErr w:type="spellEnd"/>
      <w:r w:rsidRPr="00F810C8">
        <w:rPr>
          <w:rStyle w:val="apple-converted-space"/>
          <w:rFonts w:ascii="Segoe UI" w:hAnsi="Segoe UI" w:cs="Segoe UI"/>
          <w:color w:val="000000"/>
          <w:sz w:val="20"/>
          <w:szCs w:val="20"/>
        </w:rPr>
        <w:t xml:space="preserve"> va attendre </w:t>
      </w:r>
      <w:r w:rsidRPr="00F810C8">
        <w:rPr>
          <w:rFonts w:ascii="Segoe UI" w:hAnsi="Segoe UI" w:cs="Segoe UI"/>
          <w:color w:val="000000"/>
          <w:sz w:val="20"/>
          <w:szCs w:val="20"/>
        </w:rPr>
        <w:t>que le périphérique soit prêt à accepter plus de données.</w:t>
      </w:r>
      <w:r>
        <w:rPr>
          <w:rStyle w:val="apple-converted-space"/>
          <w:rFonts w:ascii="Segoe UI" w:hAnsi="Segoe UI" w:cs="Segoe UI"/>
          <w:color w:val="000000"/>
          <w:sz w:val="20"/>
          <w:szCs w:val="20"/>
          <w:shd w:val="clear" w:color="auto" w:fill="FFFFE1"/>
        </w:rPr>
        <w:t> </w:t>
      </w:r>
      <w:r w:rsidRPr="00283DFD">
        <w:t xml:space="preserve"> </w:t>
      </w:r>
    </w:p>
    <w:p w:rsidR="006B12CA" w:rsidRDefault="006B12CA" w:rsidP="006B12CA">
      <w:pPr>
        <w:pStyle w:val="Heading5"/>
      </w:pPr>
      <w:r>
        <w:t>Réception de données</w:t>
      </w:r>
    </w:p>
    <w:p w:rsidR="006B12CA" w:rsidRDefault="006B12CA" w:rsidP="006B12CA"/>
    <w:p w:rsidR="006B12CA" w:rsidRDefault="006B12CA" w:rsidP="006B12CA">
      <w:r>
        <w:t xml:space="preserve">Pour recevoir des données du modem, il faut préalablement avoir envoyé des données au périphérique GSM. En effet, le modem les données envoyées par le modem correspondent uniquement à des réponses de </w:t>
      </w:r>
      <w:r w:rsidRPr="00B179E4">
        <w:rPr>
          <w:b/>
        </w:rPr>
        <w:t>commandes AT</w:t>
      </w:r>
      <w:r>
        <w:t>.</w:t>
      </w:r>
    </w:p>
    <w:p w:rsidR="006B12CA" w:rsidRPr="00B179E4" w:rsidRDefault="006B12CA" w:rsidP="006B12CA">
      <w:r>
        <w:lastRenderedPageBreak/>
        <w:t>La réception de données s’effectue en lisant continuellement les données présentes sur la mémoire tampon du modem jusqu’à que le message reç</w:t>
      </w:r>
      <w:r w:rsidRPr="00B179E4">
        <w:t>u</w:t>
      </w:r>
      <w:r>
        <w:t xml:space="preserve"> soit complet.</w:t>
      </w:r>
    </w:p>
    <w:p w:rsidR="006B12CA" w:rsidRDefault="006B12CA" w:rsidP="006B12CA">
      <w:pPr>
        <w:ind w:firstLine="0"/>
        <w:jc w:val="center"/>
      </w:pPr>
      <w:r>
        <w:rPr>
          <w:noProof/>
          <w:lang w:eastAsia="fr-FR"/>
        </w:rPr>
        <w:drawing>
          <wp:inline distT="0" distB="0" distL="0" distR="0" wp14:anchorId="142AA861" wp14:editId="438A47B6">
            <wp:extent cx="5762625" cy="2257425"/>
            <wp:effectExtent l="19050" t="19050" r="28575" b="285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2625" cy="2257425"/>
                    </a:xfrm>
                    <a:prstGeom prst="rect">
                      <a:avLst/>
                    </a:prstGeom>
                    <a:noFill/>
                    <a:ln>
                      <a:solidFill>
                        <a:schemeClr val="tx1"/>
                      </a:solidFill>
                    </a:ln>
                  </pic:spPr>
                </pic:pic>
              </a:graphicData>
            </a:graphic>
          </wp:inline>
        </w:drawing>
      </w:r>
    </w:p>
    <w:p w:rsidR="006B12CA" w:rsidRDefault="006B12CA" w:rsidP="006B12CA">
      <w:r>
        <w:t>Un message est considéré comme complet lorsqu’il se termine par « </w:t>
      </w:r>
      <w:r w:rsidRPr="00BB2893">
        <w:rPr>
          <w:b/>
        </w:rPr>
        <w:t>OK</w:t>
      </w:r>
      <w:r>
        <w:t> » ou « </w:t>
      </w:r>
      <w:r w:rsidRPr="00BB2893">
        <w:rPr>
          <w:b/>
        </w:rPr>
        <w:t>ERROR</w:t>
      </w:r>
      <w:r>
        <w:t> </w:t>
      </w:r>
      <w:proofErr w:type="gramStart"/>
      <w:r>
        <w:t>» . </w:t>
      </w:r>
      <w:proofErr w:type="gramEnd"/>
    </w:p>
    <w:p w:rsidR="006B12CA" w:rsidRDefault="006B12CA" w:rsidP="006B12CA">
      <w:r>
        <w:t xml:space="preserve">La fonction </w:t>
      </w:r>
      <w:proofErr w:type="spellStart"/>
      <w:r w:rsidRPr="00BB2893">
        <w:rPr>
          <w:b/>
        </w:rPr>
        <w:t>receiveNow.Wait</w:t>
      </w:r>
      <w:proofErr w:type="spellEnd"/>
      <w:r>
        <w:rPr>
          <w:b/>
        </w:rPr>
        <w:t xml:space="preserve"> </w:t>
      </w:r>
      <w:r>
        <w:t xml:space="preserve">retourne vrai si le modem reçoit des données avant que le </w:t>
      </w:r>
      <w:r w:rsidRPr="00BB2893">
        <w:rPr>
          <w:b/>
        </w:rPr>
        <w:t>timeout</w:t>
      </w:r>
      <w:r>
        <w:t xml:space="preserve"> spécifié n’expire. Son utilisation a pour but d’éviter une attente active et également d’empêcher un blocage du programme en cas de réponse incomplète.</w:t>
      </w:r>
    </w:p>
    <w:p w:rsidR="006B12CA" w:rsidRDefault="006B12CA" w:rsidP="006B12CA">
      <w:pPr>
        <w:pStyle w:val="Heading5"/>
      </w:pPr>
      <w:r>
        <w:t>Déconnexion du modem</w:t>
      </w:r>
    </w:p>
    <w:p w:rsidR="006B12CA" w:rsidRDefault="006B12CA" w:rsidP="006B12CA"/>
    <w:p w:rsidR="006B12CA" w:rsidRDefault="006B12CA" w:rsidP="006B12CA">
      <w:r>
        <w:t>Lorsque le modem n’est plus utilisé par le service, il faut le déconnecter pour éventuellement permettre à d’autre programme d’utiliser cette ressource. Pour cela, il faut tout simplement appeler la fonction « </w:t>
      </w:r>
      <w:proofErr w:type="gramStart"/>
      <w:r w:rsidRPr="00741AEB">
        <w:rPr>
          <w:b/>
        </w:rPr>
        <w:t>Close(</w:t>
      </w:r>
      <w:proofErr w:type="gramEnd"/>
      <w:r w:rsidRPr="00741AEB">
        <w:rPr>
          <w:b/>
        </w:rPr>
        <w:t>)</w:t>
      </w:r>
      <w:r>
        <w:t> »</w:t>
      </w:r>
      <w:r>
        <w:rPr>
          <w:b/>
        </w:rPr>
        <w:t xml:space="preserve"> </w:t>
      </w:r>
      <w:r>
        <w:t xml:space="preserve">sur l’objet </w:t>
      </w:r>
      <w:proofErr w:type="spellStart"/>
      <w:r w:rsidRPr="00B86725">
        <w:rPr>
          <w:b/>
        </w:rPr>
        <w:t>SerialPort</w:t>
      </w:r>
      <w:proofErr w:type="spellEnd"/>
      <w:r>
        <w:t xml:space="preserve"> instancié lors de la connexion.</w:t>
      </w:r>
    </w:p>
    <w:p w:rsidR="006B12CA" w:rsidRDefault="006B12CA" w:rsidP="006B12CA">
      <w:pPr>
        <w:pStyle w:val="Heading5"/>
      </w:pPr>
      <w:r>
        <w:t>Exemple d’utilisation du protocole de communication</w:t>
      </w:r>
    </w:p>
    <w:p w:rsidR="006B12CA" w:rsidRPr="00243ED6" w:rsidRDefault="006B12CA" w:rsidP="006B12CA"/>
    <w:p w:rsidR="006B12CA" w:rsidRDefault="006B12CA" w:rsidP="006B12CA">
      <w:r>
        <w:t>Le schéma ci-dessous montre un exemple de l’utilisation du protocole de communication lorsque la  commande « </w:t>
      </w:r>
      <w:r w:rsidRPr="005406A8">
        <w:rPr>
          <w:b/>
        </w:rPr>
        <w:t>AT+CPMS</w:t>
      </w:r>
      <w:r>
        <w:rPr>
          <w:b/>
        </w:rPr>
        <w:t> ? </w:t>
      </w:r>
      <w:r w:rsidRPr="001E49F8">
        <w:t>»</w:t>
      </w:r>
      <w:r>
        <w:t xml:space="preserve"> est envoyée au modem. Cette commande permet de connaître le type de mémoire sur laquelle les messages sont stockés.</w:t>
      </w:r>
    </w:p>
    <w:p w:rsidR="006B12CA" w:rsidRDefault="006B12CA" w:rsidP="006B12CA">
      <w:r>
        <w:rPr>
          <w:noProof/>
          <w:lang w:eastAsia="fr-FR"/>
        </w:rPr>
        <w:lastRenderedPageBreak/>
        <mc:AlternateContent>
          <mc:Choice Requires="wpc">
            <w:drawing>
              <wp:inline distT="0" distB="0" distL="0" distR="0" wp14:anchorId="2AEDECFB" wp14:editId="04A92730">
                <wp:extent cx="5486400" cy="3200400"/>
                <wp:effectExtent l="0" t="0" r="0" b="0"/>
                <wp:docPr id="19" name="Canvas 1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1" name="Rectangle 11"/>
                        <wps:cNvSpPr/>
                        <wps:spPr>
                          <a:xfrm>
                            <a:off x="295275" y="219076"/>
                            <a:ext cx="1257300" cy="323850"/>
                          </a:xfrm>
                          <a:prstGeom prst="rect">
                            <a:avLst/>
                          </a:prstGeom>
                        </wps:spPr>
                        <wps:style>
                          <a:lnRef idx="2">
                            <a:schemeClr val="accent6"/>
                          </a:lnRef>
                          <a:fillRef idx="1">
                            <a:schemeClr val="lt1"/>
                          </a:fillRef>
                          <a:effectRef idx="0">
                            <a:schemeClr val="accent6"/>
                          </a:effectRef>
                          <a:fontRef idx="minor">
                            <a:schemeClr val="dk1"/>
                          </a:fontRef>
                        </wps:style>
                        <wps:txbx>
                          <w:txbxContent>
                            <w:p w:rsidR="00DE2918" w:rsidRPr="003D0ED9" w:rsidRDefault="00DE2918" w:rsidP="006B12CA">
                              <w:pPr>
                                <w:jc w:val="left"/>
                                <w:rPr>
                                  <w:lang w:val="en-US"/>
                                </w:rPr>
                              </w:pPr>
                              <w:proofErr w:type="spellStart"/>
                              <w:r>
                                <w:rPr>
                                  <w:lang w:val="en-US"/>
                                </w:rPr>
                                <w:t>Plateforme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ectangle 12"/>
                        <wps:cNvSpPr/>
                        <wps:spPr>
                          <a:xfrm>
                            <a:off x="3562351" y="219076"/>
                            <a:ext cx="1428750" cy="323850"/>
                          </a:xfrm>
                          <a:prstGeom prst="rect">
                            <a:avLst/>
                          </a:prstGeom>
                        </wps:spPr>
                        <wps:style>
                          <a:lnRef idx="2">
                            <a:schemeClr val="accent3"/>
                          </a:lnRef>
                          <a:fillRef idx="1">
                            <a:schemeClr val="lt1"/>
                          </a:fillRef>
                          <a:effectRef idx="0">
                            <a:schemeClr val="accent3"/>
                          </a:effectRef>
                          <a:fontRef idx="minor">
                            <a:schemeClr val="dk1"/>
                          </a:fontRef>
                        </wps:style>
                        <wps:txbx>
                          <w:txbxContent>
                            <w:p w:rsidR="00DE2918" w:rsidRPr="003D0ED9" w:rsidRDefault="00DE2918" w:rsidP="006B12CA">
                              <w:pPr>
                                <w:rPr>
                                  <w:lang w:val="en-US"/>
                                </w:rPr>
                              </w:pPr>
                              <w:r>
                                <w:rPr>
                                  <w:lang w:val="en-US"/>
                                </w:rPr>
                                <w:t>Modem SMS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Straight Connector 13"/>
                        <wps:cNvCnPr/>
                        <wps:spPr>
                          <a:xfrm>
                            <a:off x="847725" y="542926"/>
                            <a:ext cx="9525" cy="2276474"/>
                          </a:xfrm>
                          <a:prstGeom prst="line">
                            <a:avLst/>
                          </a:prstGeom>
                        </wps:spPr>
                        <wps:style>
                          <a:lnRef idx="3">
                            <a:schemeClr val="accent6"/>
                          </a:lnRef>
                          <a:fillRef idx="0">
                            <a:schemeClr val="accent6"/>
                          </a:fillRef>
                          <a:effectRef idx="2">
                            <a:schemeClr val="accent6"/>
                          </a:effectRef>
                          <a:fontRef idx="minor">
                            <a:schemeClr val="tx1"/>
                          </a:fontRef>
                        </wps:style>
                        <wps:bodyPr/>
                      </wps:wsp>
                      <wps:wsp>
                        <wps:cNvPr id="22" name="Straight Connector 22"/>
                        <wps:cNvCnPr/>
                        <wps:spPr>
                          <a:xfrm>
                            <a:off x="4275750" y="542926"/>
                            <a:ext cx="9525" cy="2275840"/>
                          </a:xfrm>
                          <a:prstGeom prst="line">
                            <a:avLst/>
                          </a:prstGeom>
                        </wps:spPr>
                        <wps:style>
                          <a:lnRef idx="3">
                            <a:schemeClr val="accent3"/>
                          </a:lnRef>
                          <a:fillRef idx="0">
                            <a:schemeClr val="accent3"/>
                          </a:fillRef>
                          <a:effectRef idx="2">
                            <a:schemeClr val="accent3"/>
                          </a:effectRef>
                          <a:fontRef idx="minor">
                            <a:schemeClr val="tx1"/>
                          </a:fontRef>
                        </wps:style>
                        <wps:bodyPr/>
                      </wps:wsp>
                      <wps:wsp>
                        <wps:cNvPr id="14" name="Straight Arrow Connector 14"/>
                        <wps:cNvCnPr/>
                        <wps:spPr>
                          <a:xfrm flipV="1">
                            <a:off x="857250" y="981075"/>
                            <a:ext cx="3418500" cy="95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5" name="Straight Arrow Connector 15"/>
                        <wps:cNvCnPr/>
                        <wps:spPr>
                          <a:xfrm flipV="1">
                            <a:off x="847725" y="1323975"/>
                            <a:ext cx="3428025" cy="95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6" name="Straight Arrow Connector 16"/>
                        <wps:cNvCnPr/>
                        <wps:spPr>
                          <a:xfrm flipV="1">
                            <a:off x="847725" y="1638300"/>
                            <a:ext cx="3437550" cy="95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7" name="Straight Arrow Connector 17"/>
                        <wps:cNvCnPr/>
                        <wps:spPr>
                          <a:xfrm flipH="1">
                            <a:off x="847726" y="2000250"/>
                            <a:ext cx="3437549"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8" name="Straight Arrow Connector 18"/>
                        <wps:cNvCnPr/>
                        <wps:spPr>
                          <a:xfrm flipV="1">
                            <a:off x="847725" y="2428875"/>
                            <a:ext cx="3428025" cy="95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0" name="Text Box 20"/>
                        <wps:cNvSpPr txBox="1"/>
                        <wps:spPr>
                          <a:xfrm>
                            <a:off x="1009650" y="704854"/>
                            <a:ext cx="2305050" cy="219071"/>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E2918" w:rsidRPr="00774CE9" w:rsidRDefault="00DE2918" w:rsidP="006B12CA">
                              <w:pPr>
                                <w:pStyle w:val="ListParagraph"/>
                                <w:ind w:left="1117" w:firstLine="0"/>
                                <w:rPr>
                                  <w:lang w:val="en-US"/>
                                </w:rPr>
                              </w:pPr>
                              <w:proofErr w:type="gramStart"/>
                              <w:r>
                                <w:rPr>
                                  <w:lang w:val="en-US"/>
                                </w:rPr>
                                <w:t>1.</w:t>
                              </w:r>
                              <w:r w:rsidRPr="00774CE9">
                                <w:rPr>
                                  <w:lang w:val="en-US"/>
                                </w:rPr>
                                <w:t>Connexion</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 name="Text Box 20"/>
                        <wps:cNvSpPr txBox="1"/>
                        <wps:spPr>
                          <a:xfrm>
                            <a:off x="1466851" y="1067435"/>
                            <a:ext cx="2486024" cy="2279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E2918" w:rsidRDefault="00DE2918" w:rsidP="006B12CA">
                              <w:pPr>
                                <w:pStyle w:val="NormalWeb"/>
                                <w:spacing w:before="0" w:beforeAutospacing="0" w:after="200" w:afterAutospacing="0" w:line="276" w:lineRule="auto"/>
                                <w:ind w:left="763" w:hanging="360"/>
                                <w:jc w:val="both"/>
                              </w:pPr>
                              <w:r>
                                <w:rPr>
                                  <w:rFonts w:eastAsia="Calibri"/>
                                  <w:sz w:val="22"/>
                                  <w:szCs w:val="22"/>
                                  <w:lang w:val="en-US"/>
                                </w:rPr>
                                <w:t xml:space="preserve">2. Envoi </w:t>
                              </w:r>
                              <w:proofErr w:type="spellStart"/>
                              <w:r>
                                <w:rPr>
                                  <w:rFonts w:eastAsia="Calibri"/>
                                  <w:sz w:val="22"/>
                                  <w:szCs w:val="22"/>
                                  <w:lang w:val="en-US"/>
                                </w:rPr>
                                <w:t>commande</w:t>
                              </w:r>
                              <w:proofErr w:type="spellEnd"/>
                              <w:r>
                                <w:rPr>
                                  <w:rFonts w:eastAsia="Calibri"/>
                                  <w:sz w:val="22"/>
                                  <w:szCs w:val="22"/>
                                  <w:lang w:val="en-US"/>
                                </w:rPr>
                                <w:t xml:space="preserve"> “</w:t>
                              </w:r>
                              <w:r w:rsidRPr="00774CE9">
                                <w:rPr>
                                  <w:rFonts w:eastAsia="Calibri"/>
                                  <w:b/>
                                  <w:sz w:val="22"/>
                                  <w:szCs w:val="22"/>
                                  <w:lang w:val="en-US"/>
                                </w:rPr>
                                <w:t>AT+CPMS?</w:t>
                              </w:r>
                              <w:r>
                                <w:rPr>
                                  <w:rFonts w:eastAsia="Calibri"/>
                                  <w:sz w:val="22"/>
                                  <w:szCs w:val="22"/>
                                  <w:lang w:val="en-US"/>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1" name="Text Box 20"/>
                        <wps:cNvSpPr txBox="1"/>
                        <wps:spPr>
                          <a:xfrm>
                            <a:off x="1238249" y="1389674"/>
                            <a:ext cx="2371726" cy="2486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E2918" w:rsidRDefault="00DE2918" w:rsidP="006B12CA">
                              <w:pPr>
                                <w:pStyle w:val="NormalWeb"/>
                                <w:spacing w:before="0" w:beforeAutospacing="0" w:after="200" w:afterAutospacing="0" w:line="276" w:lineRule="auto"/>
                                <w:ind w:left="1123" w:hanging="360"/>
                                <w:jc w:val="both"/>
                              </w:pPr>
                              <w:proofErr w:type="gramStart"/>
                              <w:r>
                                <w:rPr>
                                  <w:rFonts w:eastAsia="Calibri"/>
                                  <w:sz w:val="22"/>
                                  <w:szCs w:val="22"/>
                                  <w:lang w:val="en-US"/>
                                </w:rPr>
                                <w:t>3.Demande</w:t>
                              </w:r>
                              <w:proofErr w:type="gramEnd"/>
                              <w:r>
                                <w:rPr>
                                  <w:rFonts w:eastAsia="Calibri"/>
                                  <w:sz w:val="22"/>
                                  <w:szCs w:val="22"/>
                                  <w:lang w:val="en-US"/>
                                </w:rPr>
                                <w:t xml:space="preserve"> </w:t>
                              </w:r>
                              <w:proofErr w:type="spellStart"/>
                              <w:r>
                                <w:rPr>
                                  <w:rFonts w:eastAsia="Calibri"/>
                                  <w:sz w:val="22"/>
                                  <w:szCs w:val="22"/>
                                  <w:lang w:val="en-US"/>
                                </w:rPr>
                                <w:t>réception</w:t>
                              </w:r>
                              <w:proofErr w:type="spellEnd"/>
                              <w:r>
                                <w:rPr>
                                  <w:rFonts w:eastAsia="Calibri"/>
                                  <w:sz w:val="22"/>
                                  <w:szCs w:val="22"/>
                                  <w:lang w:val="en-US"/>
                                </w:rPr>
                                <w:t xml:space="preserve"> </w:t>
                              </w:r>
                              <w:proofErr w:type="spellStart"/>
                              <w:r>
                                <w:rPr>
                                  <w:rFonts w:eastAsia="Calibri"/>
                                  <w:sz w:val="22"/>
                                  <w:szCs w:val="22"/>
                                  <w:lang w:val="en-US"/>
                                </w:rPr>
                                <w:t>données</w:t>
                              </w:r>
                              <w:proofErr w:type="spell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2" name="Text Box 20"/>
                        <wps:cNvSpPr txBox="1"/>
                        <wps:spPr>
                          <a:xfrm>
                            <a:off x="1247775" y="1751330"/>
                            <a:ext cx="2371725" cy="2482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E2918" w:rsidRDefault="00DE2918" w:rsidP="006B12CA">
                              <w:pPr>
                                <w:pStyle w:val="NormalWeb"/>
                                <w:spacing w:before="0" w:beforeAutospacing="0" w:after="200" w:afterAutospacing="0" w:line="276" w:lineRule="auto"/>
                                <w:ind w:left="1123" w:hanging="360"/>
                                <w:jc w:val="both"/>
                              </w:pPr>
                              <w:proofErr w:type="gramStart"/>
                              <w:r>
                                <w:rPr>
                                  <w:rFonts w:eastAsia="Calibri"/>
                                  <w:sz w:val="22"/>
                                  <w:szCs w:val="22"/>
                                  <w:lang w:val="en-US"/>
                                </w:rPr>
                                <w:t>4.Réponse</w:t>
                              </w:r>
                              <w:proofErr w:type="gramEnd"/>
                              <w:r>
                                <w:rPr>
                                  <w:rFonts w:eastAsia="Calibri"/>
                                  <w:sz w:val="22"/>
                                  <w:szCs w:val="22"/>
                                  <w:lang w:val="en-US"/>
                                </w:rPr>
                                <w:t xml:space="preserve"> du modem : “</w:t>
                              </w:r>
                              <w:r w:rsidRPr="00243ED6">
                                <w:rPr>
                                  <w:rFonts w:eastAsia="Calibri"/>
                                  <w:b/>
                                  <w:sz w:val="22"/>
                                  <w:szCs w:val="22"/>
                                  <w:lang w:val="en-US"/>
                                </w:rPr>
                                <w:t>SM</w:t>
                              </w:r>
                              <w:r>
                                <w:rPr>
                                  <w:rFonts w:eastAsia="Calibri"/>
                                  <w:sz w:val="22"/>
                                  <w:szCs w:val="22"/>
                                  <w:lang w:val="en-US"/>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3" name="Text Box 20"/>
                        <wps:cNvSpPr txBox="1"/>
                        <wps:spPr>
                          <a:xfrm>
                            <a:off x="1266826" y="2180590"/>
                            <a:ext cx="2371725" cy="2482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E2918" w:rsidRPr="00243ED6" w:rsidRDefault="00DE2918" w:rsidP="006B12CA">
                              <w:pPr>
                                <w:pStyle w:val="NormalWeb"/>
                                <w:spacing w:before="0" w:beforeAutospacing="0" w:after="200" w:afterAutospacing="0" w:line="276" w:lineRule="auto"/>
                                <w:ind w:left="1123" w:hanging="360"/>
                                <w:jc w:val="both"/>
                              </w:pPr>
                              <w:proofErr w:type="gramStart"/>
                              <w:r>
                                <w:rPr>
                                  <w:rFonts w:eastAsia="Calibri"/>
                                  <w:sz w:val="22"/>
                                  <w:szCs w:val="22"/>
                                  <w:lang w:val="en-US"/>
                                </w:rPr>
                                <w:t>5.Déconnexion</w:t>
                              </w:r>
                              <w:proofErr w:type="gramEnd"/>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id="Canvas 19" o:spid="_x0000_s1034" editas="canvas" style="width:6in;height:252pt;mso-position-horizontal-relative:char;mso-position-vertical-relative:line" coordsize="54864,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">
                <v:shape id="_x0000_s1035" type="#_x0000_t75" style="position:absolute;width:54864;height:32004;visibility:visible;mso-wrap-style:square">
                  <v:fill o:detectmouseclick="t"/>
                  <v:path o:connecttype="none"/>
                </v:shape>
                <v:rect id="Rectangle 11" o:spid="_x0000_s1036" style="position:absolute;left:2952;top:2190;width:12573;height:3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giTsEA&#10;AADbAAAADwAAAGRycy9kb3ducmV2LnhtbERPS2uDQBC+B/oflin0lqx6sMVmDSFQqAcJTSO9Du74&#10;IO6suFu1/74bKPQ2H99z9ofVDGKmyfWWFcS7CARxbXXPrYLr59v2BYTzyBoHy6Tghxwc8ofNHjNt&#10;F/6g+eJbEULYZaig837MpHR1Rwbdzo7EgWvsZNAHOLVST7iEcDPIJIpSabDn0NDhSKeO6tvl2ygo&#10;07JMsKi+qqI6Fe451mffaKWeHtfjKwhPq/8X/7nfdZgfw/2XcIDMf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hYIk7BAAAA2wAAAA8AAAAAAAAAAAAAAAAAmAIAAGRycy9kb3du&#10;cmV2LnhtbFBLBQYAAAAABAAEAPUAAACGAwAAAAA=&#10;" fillcolor="white [3201]" strokecolor="#a5c249 [3209]" strokeweight="2pt">
                  <v:textbox>
                    <w:txbxContent>
                      <w:p w:rsidR="00DE2918" w:rsidRPr="003D0ED9" w:rsidRDefault="00DE2918" w:rsidP="006B12CA">
                        <w:pPr>
                          <w:jc w:val="left"/>
                          <w:rPr>
                            <w:lang w:val="en-US"/>
                          </w:rPr>
                        </w:pPr>
                        <w:proofErr w:type="spellStart"/>
                        <w:r>
                          <w:rPr>
                            <w:lang w:val="en-US"/>
                          </w:rPr>
                          <w:t>Plateforme</w:t>
                        </w:r>
                        <w:proofErr w:type="spellEnd"/>
                      </w:p>
                    </w:txbxContent>
                  </v:textbox>
                </v:rect>
                <v:rect id="Rectangle 12" o:spid="_x0000_s1037" style="position:absolute;left:35623;top:2190;width:14288;height:3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9QhMbwA&#10;AADbAAAADwAAAGRycy9kb3ducmV2LnhtbERPSwrCMBDdC94hjOBOU4toqUZRQVB3VQ8wNGNbbCal&#10;iVpvbwTB3Tzed5brztTiSa2rLCuYjCMQxLnVFRcKrpf9KAHhPLLG2jIpeJOD9arfW2Kq7Yszep59&#10;IUIIuxQVlN43qZQuL8mgG9uGOHA32xr0AbaF1C2+QripZRxFM2mw4tBQYkO7kvL7+WEUzN/JPLvH&#10;R7lF2py2ESfZdJIrNRx0mwUIT53/i3/ugw7zY/j+Eg6Qqw8A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BP1CExvAAAANsAAAAPAAAAAAAAAAAAAAAAAJgCAABkcnMvZG93bnJldi54&#10;bWxQSwUGAAAAAAQABAD1AAAAgQMAAAAA&#10;" fillcolor="white [3201]" strokecolor="#0bd0d9 [3206]" strokeweight="2pt">
                  <v:textbox>
                    <w:txbxContent>
                      <w:p w:rsidR="00DE2918" w:rsidRPr="003D0ED9" w:rsidRDefault="00DE2918" w:rsidP="006B12CA">
                        <w:pPr>
                          <w:rPr>
                            <w:lang w:val="en-US"/>
                          </w:rPr>
                        </w:pPr>
                        <w:r>
                          <w:rPr>
                            <w:lang w:val="en-US"/>
                          </w:rPr>
                          <w:t>Modem SMS</w:t>
                        </w:r>
                      </w:p>
                    </w:txbxContent>
                  </v:textbox>
                </v:rect>
                <v:line id="Straight Connector 13" o:spid="_x0000_s1038" style="position:absolute;visibility:visible;mso-wrap-style:square" from="8477,5429" to="8572,281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SM8NcIAAADbAAAADwAAAGRycy9kb3ducmV2LnhtbERPTWsCMRC9F/wPYYTeatYKpa5GUaFg&#10;oa24evA4bsbN4mayJFHXf98UCt7m8T5nOu9sI67kQ+1YwXCQgSAuna65UrDffby8gwgRWWPjmBTc&#10;KcB81nuaYq7djbd0LWIlUgiHHBWYGNtcylAashgGriVO3Ml5izFBX0nt8ZbCbSNfs+xNWqw5NRhs&#10;aWWoPBcXq2D8U9yP5+33Ru+ai3eftPw6LI1Sz/1uMQERqYsP8b97rdP8Efz9kg6Qs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SM8NcIAAADbAAAADwAAAAAAAAAAAAAA&#10;AAChAgAAZHJzL2Rvd25yZXYueG1sUEsFBgAAAAAEAAQA+QAAAJADAAAAAA==&#10;" strokecolor="#a5c249 [3209]" strokeweight="3pt">
                  <v:shadow on="t" color="black" opacity="22937f" origin=",.5" offset="0,.63889mm"/>
                </v:line>
                <v:line id="Straight Connector 22" o:spid="_x0000_s1039" style="position:absolute;visibility:visible;mso-wrap-style:square" from="42757,5429" to="42852,281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FFoccMAAADbAAAADwAAAGRycy9kb3ducmV2LnhtbESPwWrDMBBE74X+g9hAbo0cF0pxopgQ&#10;CG3Bl6bxfbE2trG1ciTVUf6+KhR6HGbmDbMtoxnFTM73lhWsVxkI4sbqnlsF56/j0ysIH5A1jpZJ&#10;wZ08lLvHhy0W2t74k+ZTaEWCsC9QQRfCVEjpm44M+pWdiJN3sc5gSNK1Uju8JbgZZZ5lL9Jgz2mh&#10;w4kOHTXD6dsoMLE+1q5uqvnwFp+H9bW6XD8qpZaLuN+ACBTDf/iv/a4V5Dn8fkk/QO5+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xRaHHDAAAA2wAAAA8AAAAAAAAAAAAA&#10;AAAAoQIAAGRycy9kb3ducmV2LnhtbFBLBQYAAAAABAAEAPkAAACRAwAAAAA=&#10;" strokecolor="#0bd0d9 [3206]" strokeweight="3pt">
                  <v:shadow on="t" color="black" opacity="22937f" origin=",.5" offset="0,.63889mm"/>
                </v:line>
                <v:shapetype id="_x0000_t32" coordsize="21600,21600" o:spt="32" o:oned="t" path="m,l21600,21600e" filled="f">
                  <v:path arrowok="t" fillok="f" o:connecttype="none"/>
                  <o:lock v:ext="edit" shapetype="t"/>
                </v:shapetype>
                <v:shape id="Straight Arrow Connector 14" o:spid="_x0000_s1040" type="#_x0000_t32" style="position:absolute;left:8572;top:9810;width:34185;height:9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F1z28UAAADbAAAADwAAAGRycy9kb3ducmV2LnhtbESPQWvCQBCF7wX/wzKCt7qxpEWiq4hS&#10;sAgtUUG8jdkxCWZnw+7WpP++Wyh4m+G9ed+b+bI3jbiT87VlBZNxAoK4sLrmUsHx8P48BeEDssbG&#10;Min4IQ/LxeBpjpm2Hed034dSxBD2GSqoQmgzKX1RkUE/ti1x1K7WGQxxdaXUDrsYbhr5kiRv0mDN&#10;kVBhS+uKitv+20TIJs1fd6fdJaV89dVdPs6fwZ2VGg371QxEoD48zP/XWx3rp/D3SxxAL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F1z28UAAADbAAAADwAAAAAAAAAA&#10;AAAAAAChAgAAZHJzL2Rvd25yZXYueG1sUEsFBgAAAAAEAAQA+QAAAJMDAAAAAA==&#10;" strokecolor="#0e68bb [3044]">
                  <v:stroke endarrow="open"/>
                </v:shape>
                <v:shape id="Straight Arrow Connector 15" o:spid="_x0000_s1041" type="#_x0000_t32" style="position:absolute;left:8477;top:13239;width:34280;height:9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xHWQMUAAADbAAAADwAAAGRycy9kb3ducmV2LnhtbESPQWvCQBCF74L/YRnBm24sWiR1FbEU&#10;WgQlKhRvY3aahGZnw+5q0n/vCgVvM7w373uzWHWmFjdyvrKsYDJOQBDnVldcKDgdP0ZzED4ga6wt&#10;k4I/8rBa9nsLTLVtOaPbIRQihrBPUUEZQpNK6fOSDPqxbYij9mOdwRBXV0jtsI3hppYvSfIqDVYc&#10;CSU2tCkp/z1cTYS8T7PZ9nt7mVK23reXr/MuuLNSw0G3fgMRqAtP8//1p471Z/D4JQ4gl3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xHWQMUAAADbAAAADwAAAAAAAAAA&#10;AAAAAAChAgAAZHJzL2Rvd25yZXYueG1sUEsFBgAAAAAEAAQA+QAAAJMDAAAAAA==&#10;" strokecolor="#0e68bb [3044]">
                  <v:stroke endarrow="open"/>
                </v:shape>
                <v:shape id="Straight Arrow Connector 16" o:spid="_x0000_s1042" type="#_x0000_t32" style="position:absolute;left:8477;top:16383;width:34375;height:9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8NIN8UAAADbAAAADwAAAGRycy9kb3ducmV2LnhtbESPQWvCQBCF70L/wzIFb7ppsVJiNiIt&#10;gkWoxBbE25gdk2B2NuyuJv333YLQ2wzvzfveZMvBtOJGzjeWFTxNExDEpdUNVwq+v9aTVxA+IGts&#10;LZOCH/KwzB9GGaba9lzQbR8qEUPYp6igDqFLpfRlTQb91HbEUTtbZzDE1VVSO+xjuGnlc5LMpcGG&#10;I6HGjt5qKi/7q4mQ91nxsj1sTzMqVrv+9HH8DO6o1PhxWC1ABBrCv/l+vdGx/hz+fokDyPw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8NIN8UAAADbAAAADwAAAAAAAAAA&#10;AAAAAAChAgAAZHJzL2Rvd25yZXYueG1sUEsFBgAAAAAEAAQA+QAAAJMDAAAAAA==&#10;" strokecolor="#0e68bb [3044]">
                  <v:stroke endarrow="open"/>
                </v:shape>
                <v:shape id="Straight Arrow Connector 17" o:spid="_x0000_s1043" type="#_x0000_t32" style="position:absolute;left:8477;top:20002;width:34375;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I/trMUAAADbAAAADwAAAGRycy9kb3ducmV2LnhtbESPQWvCQBCF7wX/wzJCb3VjsVWiq4il&#10;0CJYooJ4G7NjEszOht2tif/eFQq9zfDevO/NbNGZWlzJ+cqyguEgAUGcW11xoWC/+3yZgPABWWNt&#10;mRTcyMNi3nuaYaptyxldt6EQMYR9igrKEJpUSp+XZNAPbEMctbN1BkNcXSG1wzaGm1q+Jsm7NFhx&#10;JJTY0Kqk/LL9NRHyMcre1of1aUTZ8qc9fR83wR2Veu53yymIQF34N/9df+lYfwyPX+IAcn4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I/trMUAAADbAAAADwAAAAAAAAAA&#10;AAAAAAChAgAAZHJzL2Rvd25yZXYueG1sUEsFBgAAAAAEAAQA+QAAAJMDAAAAAA==&#10;" strokecolor="#0e68bb [3044]">
                  <v:stroke endarrow="open"/>
                </v:shape>
                <v:shape id="Straight Arrow Connector 18" o:spid="_x0000_s1044" type="#_x0000_t32" style="position:absolute;left:8477;top:24288;width:34280;height:9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RB53sQAAADbAAAADwAAAGRycy9kb3ducmV2LnhtbESPTWvCQBCG70L/wzKF3nTTolKiq0hL&#10;oSIosQXxNmanSWh2NuxuTfrvOwehtxnm/XhmuR5cq64UYuPZwOMkA0VcettwZeDz4238DComZIut&#10;ZzLwSxHWq7vREnPrey7oekyVkhCOORqoU+pyrWNZk8M48R2x3L58cJhkDZW2AXsJd61+yrK5dtiw&#10;NNTY0UtN5ffxx0nJ67SY7U67y5SKzaG/bM/7FM7GPNwPmwWoREP6F9/c71bwBVZ+kQH06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xEHnexAAAANsAAAAPAAAAAAAAAAAA&#10;AAAAAKECAABkcnMvZG93bnJldi54bWxQSwUGAAAAAAQABAD5AAAAkgMAAAAA&#10;" strokecolor="#0e68bb [3044]">
                  <v:stroke endarrow="open"/>
                </v:shape>
                <v:shapetype id="_x0000_t202" coordsize="21600,21600" o:spt="202" path="m,l,21600r21600,l21600,xe">
                  <v:stroke joinstyle="miter"/>
                  <v:path gradientshapeok="t" o:connecttype="rect"/>
                </v:shapetype>
                <v:shape id="Text Box 20" o:spid="_x0000_s1045" type="#_x0000_t202" style="position:absolute;left:10096;top:7048;width:23051;height:21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NZcIA&#10;AADbAAAADwAAAGRycy9kb3ducmV2LnhtbERPy2rCQBTdC/7DcAU3RSdVWiU6Sik+irsaH7i7ZK5J&#10;aOZOyIxJ+vedRcHl4byX686UoqHaFZYVvI4jEMSp1QVnCk7JdjQH4TyyxtIyKfglB+tVv7fEWNuW&#10;v6k5+kyEEHYxKsi9r2IpXZqTQTe2FXHg7rY26AOsM6lrbEO4KeUkit6lwYJDQ44VfeaU/hwfRsHt&#10;JbseXLc7t9O3abXZN8nsohOlhoPuYwHCU+ef4n/3l1YwCevDl/AD5O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j41lwgAAANsAAAAPAAAAAAAAAAAAAAAAAJgCAABkcnMvZG93&#10;bnJldi54bWxQSwUGAAAAAAQABAD1AAAAhwMAAAAA&#10;" fillcolor="white [3201]" stroked="f" strokeweight=".5pt">
                  <v:textbox>
                    <w:txbxContent>
                      <w:p w:rsidR="00DE2918" w:rsidRPr="00774CE9" w:rsidRDefault="00DE2918" w:rsidP="006B12CA">
                        <w:pPr>
                          <w:pStyle w:val="ListParagraph"/>
                          <w:ind w:left="1117" w:firstLine="0"/>
                          <w:rPr>
                            <w:lang w:val="en-US"/>
                          </w:rPr>
                        </w:pPr>
                        <w:proofErr w:type="gramStart"/>
                        <w:r>
                          <w:rPr>
                            <w:lang w:val="en-US"/>
                          </w:rPr>
                          <w:t>1.</w:t>
                        </w:r>
                        <w:r w:rsidRPr="00774CE9">
                          <w:rPr>
                            <w:lang w:val="en-US"/>
                          </w:rPr>
                          <w:t>Connexion</w:t>
                        </w:r>
                        <w:proofErr w:type="gramEnd"/>
                      </w:p>
                    </w:txbxContent>
                  </v:textbox>
                </v:shape>
                <v:shape id="Text Box 20" o:spid="_x0000_s1046" type="#_x0000_t202" style="position:absolute;left:14668;top:10674;width:24860;height:2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YbuMIA&#10;AADbAAAADwAAAGRycy9kb3ducmV2LnhtbERPy2rCQBTdC/7DcAtupE40qCV1FCn1QXc1fdDdJXOb&#10;BDN3QmZM4t87C8Hl4bxXm95UoqXGlZYVTCcRCOLM6pJzBV/p7vkFhPPIGivLpOBKDjbr4WCFibYd&#10;f1J78rkIIewSVFB4XydSuqwgg25ia+LA/dvGoA+wyaVusAvhppKzKFpIgyWHhgJreisoO58uRsHf&#10;OP/9cP3+u4vncf1+aNPlj06VGj3121cQnnr/EN/dR60gDuvDl/AD5Po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Vhu4wgAAANsAAAAPAAAAAAAAAAAAAAAAAJgCAABkcnMvZG93&#10;bnJldi54bWxQSwUGAAAAAAQABAD1AAAAhwMAAAAA&#10;" fillcolor="white [3201]" stroked="f" strokeweight=".5pt">
                  <v:textbox>
                    <w:txbxContent>
                      <w:p w:rsidR="00DE2918" w:rsidRDefault="00DE2918" w:rsidP="006B12CA">
                        <w:pPr>
                          <w:pStyle w:val="NormalWeb"/>
                          <w:spacing w:before="0" w:beforeAutospacing="0" w:after="200" w:afterAutospacing="0" w:line="276" w:lineRule="auto"/>
                          <w:ind w:left="763" w:hanging="360"/>
                          <w:jc w:val="both"/>
                        </w:pPr>
                        <w:r>
                          <w:rPr>
                            <w:rFonts w:eastAsia="Calibri"/>
                            <w:sz w:val="22"/>
                            <w:szCs w:val="22"/>
                            <w:lang w:val="en-US"/>
                          </w:rPr>
                          <w:t xml:space="preserve">2. Envoi </w:t>
                        </w:r>
                        <w:proofErr w:type="spellStart"/>
                        <w:r>
                          <w:rPr>
                            <w:rFonts w:eastAsia="Calibri"/>
                            <w:sz w:val="22"/>
                            <w:szCs w:val="22"/>
                            <w:lang w:val="en-US"/>
                          </w:rPr>
                          <w:t>commande</w:t>
                        </w:r>
                        <w:proofErr w:type="spellEnd"/>
                        <w:r>
                          <w:rPr>
                            <w:rFonts w:eastAsia="Calibri"/>
                            <w:sz w:val="22"/>
                            <w:szCs w:val="22"/>
                            <w:lang w:val="en-US"/>
                          </w:rPr>
                          <w:t xml:space="preserve"> “</w:t>
                        </w:r>
                        <w:r w:rsidRPr="00774CE9">
                          <w:rPr>
                            <w:rFonts w:eastAsia="Calibri"/>
                            <w:b/>
                            <w:sz w:val="22"/>
                            <w:szCs w:val="22"/>
                            <w:lang w:val="en-US"/>
                          </w:rPr>
                          <w:t>AT+CPMS?</w:t>
                        </w:r>
                        <w:r>
                          <w:rPr>
                            <w:rFonts w:eastAsia="Calibri"/>
                            <w:sz w:val="22"/>
                            <w:szCs w:val="22"/>
                            <w:lang w:val="en-US"/>
                          </w:rPr>
                          <w:t>”</w:t>
                        </w:r>
                      </w:p>
                    </w:txbxContent>
                  </v:textbox>
                </v:shape>
                <v:shape id="Text Box 20" o:spid="_x0000_s1047" type="#_x0000_t202" style="position:absolute;left:12382;top:13896;width:23717;height:24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hq+I8UA&#10;AADbAAAADwAAAGRycy9kb3ducmV2LnhtbESPT2vCQBTE74LfYXlCL6IbG9pKdJVS+ke8abTF2yP7&#10;TILZtyG7TdJv7xYEj8PM/IZZrntTiZYaV1pWMJtGIIgzq0vOFRzSj8kchPPIGivLpOCPHKxXw8ES&#10;E2073lG797kIEHYJKii8rxMpXVaQQTe1NXHwzrYx6INscqkb7ALcVPIxip6lwZLDQoE1vRWUXfa/&#10;RsFpnP9sXf957OKnuH7/atOXb50q9TDqXxcgPPX+Hr61N1pBPIP/L+EHyN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Gr4jxQAAANsAAAAPAAAAAAAAAAAAAAAAAJgCAABkcnMv&#10;ZG93bnJldi54bWxQSwUGAAAAAAQABAD1AAAAigMAAAAA&#10;" fillcolor="white [3201]" stroked="f" strokeweight=".5pt">
                  <v:textbox>
                    <w:txbxContent>
                      <w:p w:rsidR="00DE2918" w:rsidRDefault="00DE2918" w:rsidP="006B12CA">
                        <w:pPr>
                          <w:pStyle w:val="NormalWeb"/>
                          <w:spacing w:before="0" w:beforeAutospacing="0" w:after="200" w:afterAutospacing="0" w:line="276" w:lineRule="auto"/>
                          <w:ind w:left="1123" w:hanging="360"/>
                          <w:jc w:val="both"/>
                        </w:pPr>
                        <w:proofErr w:type="gramStart"/>
                        <w:r>
                          <w:rPr>
                            <w:rFonts w:eastAsia="Calibri"/>
                            <w:sz w:val="22"/>
                            <w:szCs w:val="22"/>
                            <w:lang w:val="en-US"/>
                          </w:rPr>
                          <w:t>3.Demande</w:t>
                        </w:r>
                        <w:proofErr w:type="gramEnd"/>
                        <w:r>
                          <w:rPr>
                            <w:rFonts w:eastAsia="Calibri"/>
                            <w:sz w:val="22"/>
                            <w:szCs w:val="22"/>
                            <w:lang w:val="en-US"/>
                          </w:rPr>
                          <w:t xml:space="preserve"> </w:t>
                        </w:r>
                        <w:proofErr w:type="spellStart"/>
                        <w:r>
                          <w:rPr>
                            <w:rFonts w:eastAsia="Calibri"/>
                            <w:sz w:val="22"/>
                            <w:szCs w:val="22"/>
                            <w:lang w:val="en-US"/>
                          </w:rPr>
                          <w:t>réception</w:t>
                        </w:r>
                        <w:proofErr w:type="spellEnd"/>
                        <w:r>
                          <w:rPr>
                            <w:rFonts w:eastAsia="Calibri"/>
                            <w:sz w:val="22"/>
                            <w:szCs w:val="22"/>
                            <w:lang w:val="en-US"/>
                          </w:rPr>
                          <w:t xml:space="preserve"> </w:t>
                        </w:r>
                        <w:proofErr w:type="spellStart"/>
                        <w:r>
                          <w:rPr>
                            <w:rFonts w:eastAsia="Calibri"/>
                            <w:sz w:val="22"/>
                            <w:szCs w:val="22"/>
                            <w:lang w:val="en-US"/>
                          </w:rPr>
                          <w:t>données</w:t>
                        </w:r>
                        <w:proofErr w:type="spellEnd"/>
                      </w:p>
                    </w:txbxContent>
                  </v:textbox>
                </v:shape>
                <v:shape id="Text Box 20" o:spid="_x0000_s1048" type="#_x0000_t202" style="position:absolute;left:12477;top:17513;width:23718;height:24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ggVMUA&#10;AADbAAAADwAAAGRycy9kb3ducmV2LnhtbESPT2vCQBTE74LfYXlCL6KbGtpKdJVS+ke8abTF2yP7&#10;TILZtyG7TdJv7xYEj8PM/IZZrntTiZYaV1pW8DiNQBBnVpecKzikH5M5COeRNVaWScEfOVivhoMl&#10;Jtp2vKN273MRIOwSVFB4XydSuqwgg25qa+LgnW1j0AfZ5FI32AW4qeQsip6lwZLDQoE1vRWUXfa/&#10;RsFpnP9sXf957OKnuH7/atOXb50q9TDqXxcgPPX+Hr61N1pBPIP/L+EHyN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yCBUxQAAANsAAAAPAAAAAAAAAAAAAAAAAJgCAABkcnMv&#10;ZG93bnJldi54bWxQSwUGAAAAAAQABAD1AAAAigMAAAAA&#10;" fillcolor="white [3201]" stroked="f" strokeweight=".5pt">
                  <v:textbox>
                    <w:txbxContent>
                      <w:p w:rsidR="00DE2918" w:rsidRDefault="00DE2918" w:rsidP="006B12CA">
                        <w:pPr>
                          <w:pStyle w:val="NormalWeb"/>
                          <w:spacing w:before="0" w:beforeAutospacing="0" w:after="200" w:afterAutospacing="0" w:line="276" w:lineRule="auto"/>
                          <w:ind w:left="1123" w:hanging="360"/>
                          <w:jc w:val="both"/>
                        </w:pPr>
                        <w:proofErr w:type="gramStart"/>
                        <w:r>
                          <w:rPr>
                            <w:rFonts w:eastAsia="Calibri"/>
                            <w:sz w:val="22"/>
                            <w:szCs w:val="22"/>
                            <w:lang w:val="en-US"/>
                          </w:rPr>
                          <w:t>4.Réponse</w:t>
                        </w:r>
                        <w:proofErr w:type="gramEnd"/>
                        <w:r>
                          <w:rPr>
                            <w:rFonts w:eastAsia="Calibri"/>
                            <w:sz w:val="22"/>
                            <w:szCs w:val="22"/>
                            <w:lang w:val="en-US"/>
                          </w:rPr>
                          <w:t xml:space="preserve"> du modem : “</w:t>
                        </w:r>
                        <w:r w:rsidRPr="00243ED6">
                          <w:rPr>
                            <w:rFonts w:eastAsia="Calibri"/>
                            <w:b/>
                            <w:sz w:val="22"/>
                            <w:szCs w:val="22"/>
                            <w:lang w:val="en-US"/>
                          </w:rPr>
                          <w:t>SM</w:t>
                        </w:r>
                        <w:r>
                          <w:rPr>
                            <w:rFonts w:eastAsia="Calibri"/>
                            <w:sz w:val="22"/>
                            <w:szCs w:val="22"/>
                            <w:lang w:val="en-US"/>
                          </w:rPr>
                          <w:t>”</w:t>
                        </w:r>
                      </w:p>
                    </w:txbxContent>
                  </v:textbox>
                </v:shape>
                <v:shape id="Text Box 20" o:spid="_x0000_s1049" type="#_x0000_t202" style="position:absolute;left:12668;top:21805;width:23717;height:24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SFz8UA&#10;AADbAAAADwAAAGRycy9kb3ducmV2LnhtbESPQWvCQBSE70L/w/IKvYhuNLRK6ioi1hZvNWrp7ZF9&#10;TYLZtyG7Jum/7xYEj8PMfMMsVr2pREuNKy0rmIwjEMSZ1SXnCo7p22gOwnlkjZVlUvBLDlbLh8EC&#10;E207/qT24HMRIOwSVFB4XydSuqwgg25sa+Lg/djGoA+yyaVusAtwU8lpFL1IgyWHhQJr2hSUXQ5X&#10;o+B7mH/tXb87dfFzXG/f23R21qlST4/9+hWEp97fw7f2h1YQx/D/JfwAuf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1hIXPxQAAANsAAAAPAAAAAAAAAAAAAAAAAJgCAABkcnMv&#10;ZG93bnJldi54bWxQSwUGAAAAAAQABAD1AAAAigMAAAAA&#10;" fillcolor="white [3201]" stroked="f" strokeweight=".5pt">
                  <v:textbox>
                    <w:txbxContent>
                      <w:p w:rsidR="00DE2918" w:rsidRPr="00243ED6" w:rsidRDefault="00DE2918" w:rsidP="006B12CA">
                        <w:pPr>
                          <w:pStyle w:val="NormalWeb"/>
                          <w:spacing w:before="0" w:beforeAutospacing="0" w:after="200" w:afterAutospacing="0" w:line="276" w:lineRule="auto"/>
                          <w:ind w:left="1123" w:hanging="360"/>
                          <w:jc w:val="both"/>
                        </w:pPr>
                        <w:proofErr w:type="gramStart"/>
                        <w:r>
                          <w:rPr>
                            <w:rFonts w:eastAsia="Calibri"/>
                            <w:sz w:val="22"/>
                            <w:szCs w:val="22"/>
                            <w:lang w:val="en-US"/>
                          </w:rPr>
                          <w:t>5.Déconnexion</w:t>
                        </w:r>
                        <w:proofErr w:type="gramEnd"/>
                      </w:p>
                    </w:txbxContent>
                  </v:textbox>
                </v:shape>
                <w10:anchorlock/>
              </v:group>
            </w:pict>
          </mc:Fallback>
        </mc:AlternateContent>
      </w:r>
    </w:p>
    <w:p w:rsidR="006B12CA" w:rsidRPr="00243ED6" w:rsidRDefault="006B12CA" w:rsidP="006B12CA">
      <w:r>
        <w:t>« </w:t>
      </w:r>
      <w:r w:rsidRPr="00E5063B">
        <w:rPr>
          <w:b/>
        </w:rPr>
        <w:t>SM</w:t>
      </w:r>
      <w:r>
        <w:t> » signifie que les messages sont stockés sur la carte SIM du modem.</w:t>
      </w:r>
    </w:p>
    <w:p w:rsidR="006B12CA" w:rsidRPr="006B12CA" w:rsidRDefault="006B12CA" w:rsidP="006B12CA"/>
    <w:p w:rsidR="00984CE2" w:rsidRDefault="00984CE2">
      <w:pPr>
        <w:jc w:val="left"/>
        <w:rPr>
          <w:rFonts w:asciiTheme="majorHAnsi" w:eastAsiaTheme="majorEastAsia" w:hAnsiTheme="majorHAnsi" w:cstheme="majorBidi"/>
          <w:b/>
          <w:bCs/>
          <w:color w:val="0B5294" w:themeColor="accent1" w:themeShade="BF"/>
          <w:sz w:val="40"/>
          <w:szCs w:val="28"/>
        </w:rPr>
      </w:pPr>
      <w:r>
        <w:br w:type="page"/>
      </w:r>
    </w:p>
    <w:p w:rsidR="003A60AB" w:rsidRDefault="0017409D" w:rsidP="00984CE2">
      <w:pPr>
        <w:pStyle w:val="Heading1"/>
        <w:numPr>
          <w:ilvl w:val="0"/>
          <w:numId w:val="0"/>
        </w:numPr>
        <w:ind w:left="432" w:hanging="432"/>
      </w:pPr>
      <w:bookmarkStart w:id="65" w:name="_Toc315695244"/>
      <w:r w:rsidRPr="006968DE">
        <w:lastRenderedPageBreak/>
        <w:t>Résumé</w:t>
      </w:r>
      <w:bookmarkEnd w:id="65"/>
    </w:p>
    <w:p w:rsidR="00984CE2" w:rsidRPr="00984CE2" w:rsidRDefault="00984CE2" w:rsidP="00984CE2"/>
    <w:p w:rsidR="0017409D" w:rsidRPr="006968DE" w:rsidRDefault="0017409D" w:rsidP="00984CE2">
      <w:pPr>
        <w:pStyle w:val="Heading1"/>
        <w:numPr>
          <w:ilvl w:val="0"/>
          <w:numId w:val="0"/>
        </w:numPr>
        <w:ind w:left="432" w:hanging="432"/>
      </w:pPr>
      <w:bookmarkStart w:id="66" w:name="_Toc315695245"/>
      <w:proofErr w:type="spellStart"/>
      <w:r w:rsidRPr="006968DE">
        <w:t>Summary</w:t>
      </w:r>
      <w:bookmarkEnd w:id="66"/>
      <w:proofErr w:type="spellEnd"/>
    </w:p>
    <w:sectPr w:rsidR="0017409D" w:rsidRPr="006968DE" w:rsidSect="0017409D">
      <w:headerReference w:type="default" r:id="rId27"/>
      <w:footerReference w:type="default" r:id="rId28"/>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06FE6" w:rsidRDefault="00706FE6" w:rsidP="00DD56BD">
      <w:pPr>
        <w:spacing w:after="0" w:line="240" w:lineRule="auto"/>
      </w:pPr>
      <w:r>
        <w:separator/>
      </w:r>
    </w:p>
  </w:endnote>
  <w:endnote w:type="continuationSeparator" w:id="0">
    <w:p w:rsidR="00706FE6" w:rsidRDefault="00706FE6" w:rsidP="00DD56BD">
      <w:pPr>
        <w:spacing w:after="0" w:line="240" w:lineRule="auto"/>
      </w:pPr>
      <w:r>
        <w:continuationSeparator/>
      </w:r>
    </w:p>
  </w:endnote>
  <w:endnote w:id="1">
    <w:p w:rsidR="00DE2918" w:rsidRPr="00063920" w:rsidRDefault="00DE2918">
      <w:pPr>
        <w:pStyle w:val="EndnoteText"/>
        <w:rPr>
          <w:lang w:val="en-US"/>
        </w:rPr>
      </w:pPr>
      <w:r>
        <w:rPr>
          <w:rStyle w:val="EndnoteReference"/>
        </w:rPr>
        <w:endnoteRef/>
      </w:r>
      <w:r>
        <w:t xml:space="preserve"> </w:t>
      </w:r>
      <w:proofErr w:type="gramStart"/>
      <w:r w:rsidRPr="00063920">
        <w:rPr>
          <w:i/>
        </w:rPr>
        <w:t>objets</w:t>
      </w:r>
      <w:proofErr w:type="gramEnd"/>
      <w:r w:rsidRPr="00063920">
        <w:rPr>
          <w:i/>
        </w:rPr>
        <w:t xml:space="preserve"> </w:t>
      </w:r>
      <w:r>
        <w:rPr>
          <w:i/>
        </w:rPr>
        <w:t>d</w:t>
      </w:r>
    </w:p>
  </w:endnote>
  <w:endnote w:id="2">
    <w:p w:rsidR="00DE2918" w:rsidRPr="00063920" w:rsidRDefault="00DE2918">
      <w:pPr>
        <w:pStyle w:val="EndnoteText"/>
        <w:rPr>
          <w:lang w:val="en-US"/>
        </w:rPr>
      </w:pPr>
      <w:r>
        <w:rPr>
          <w:i/>
        </w:rPr>
        <w:t>istants</w:t>
      </w:r>
    </w:p>
  </w:endnote>
  <w:endnote w:id="3">
    <w:p w:rsidR="00DE2918" w:rsidRPr="003F4286" w:rsidRDefault="00DE2918">
      <w:pPr>
        <w:pStyle w:val="EndnoteText"/>
        <w:rPr>
          <w:lang w:val="en-US"/>
        </w:rPr>
      </w:pPr>
      <w:r>
        <w:rPr>
          <w:rStyle w:val="EndnoteReference"/>
        </w:rPr>
        <w:endnoteRef/>
      </w:r>
      <w:r>
        <w:t xml:space="preserve"> </w:t>
      </w:r>
      <w:r>
        <w:rPr>
          <w:lang w:val="en-US"/>
        </w:rPr>
        <w:t>GSM</w:t>
      </w:r>
    </w:p>
  </w:endnote>
  <w:endnote w:id="4">
    <w:p w:rsidR="00DE2918" w:rsidRPr="003F4286" w:rsidRDefault="00DE2918">
      <w:pPr>
        <w:pStyle w:val="EndnoteText"/>
        <w:rPr>
          <w:lang w:val="en-US"/>
        </w:rPr>
      </w:pPr>
      <w:r>
        <w:rPr>
          <w:rStyle w:val="EndnoteReference"/>
        </w:rPr>
        <w:endnoteRef/>
      </w:r>
      <w:r>
        <w:t xml:space="preserve"> </w:t>
      </w:r>
      <w:r w:rsidRPr="003F4286">
        <w:rPr>
          <w:i/>
        </w:rPr>
        <w:t>SMS</w:t>
      </w:r>
    </w:p>
  </w:endnote>
  <w:endnote w:id="5">
    <w:p w:rsidR="00DE2918" w:rsidRPr="000F33A4" w:rsidRDefault="00DE2918">
      <w:pPr>
        <w:pStyle w:val="EndnoteText"/>
        <w:rPr>
          <w:lang w:val="en-US"/>
        </w:rPr>
      </w:pPr>
      <w:r>
        <w:rPr>
          <w:rStyle w:val="EndnoteReference"/>
        </w:rPr>
        <w:endnoteRef/>
      </w:r>
      <w:r>
        <w:t xml:space="preserve"> </w:t>
      </w:r>
      <w:r>
        <w:rPr>
          <w:lang w:val="en-US"/>
        </w:rPr>
        <w:t>Modem</w:t>
      </w:r>
    </w:p>
  </w:endnote>
  <w:endnote w:id="6">
    <w:p w:rsidR="00DE2918" w:rsidRPr="000D5BCE" w:rsidRDefault="00DE2918">
      <w:pPr>
        <w:pStyle w:val="EndnoteText"/>
        <w:rPr>
          <w:lang w:val="en-US"/>
        </w:rPr>
      </w:pPr>
      <w:r>
        <w:rPr>
          <w:rStyle w:val="EndnoteReference"/>
        </w:rPr>
        <w:endnoteRef/>
      </w:r>
      <w:r>
        <w:t xml:space="preserve"> </w:t>
      </w:r>
      <w:proofErr w:type="gramStart"/>
      <w:r w:rsidRPr="000D5BCE">
        <w:rPr>
          <w:i/>
        </w:rPr>
        <w:t>service</w:t>
      </w:r>
      <w:proofErr w:type="gramEnd"/>
      <w:r w:rsidRPr="000D5BCE">
        <w:rPr>
          <w:i/>
        </w:rPr>
        <w:t xml:space="preserve"> Windows</w:t>
      </w:r>
    </w:p>
  </w:endnote>
  <w:endnote w:id="7">
    <w:p w:rsidR="00DE2918" w:rsidRPr="00750A7D" w:rsidRDefault="00DE2918" w:rsidP="003D360B">
      <w:pPr>
        <w:pStyle w:val="EndnoteText"/>
        <w:rPr>
          <w:lang w:val="en-US"/>
        </w:rPr>
      </w:pPr>
      <w:r>
        <w:rPr>
          <w:rStyle w:val="EndnoteReference"/>
        </w:rPr>
        <w:endnoteRef/>
      </w:r>
      <w:r>
        <w:t xml:space="preserve"> </w:t>
      </w:r>
      <w:r w:rsidRPr="00750A7D">
        <w:rPr>
          <w:i/>
        </w:rPr>
        <w:t>framework</w:t>
      </w:r>
      <w:r w:rsidRPr="003D360B">
        <w:rPr>
          <w:i/>
        </w:rPr>
        <w:t>.Net</w:t>
      </w:r>
    </w:p>
  </w:endnote>
  <w:endnote w:id="8">
    <w:p w:rsidR="00DE2918" w:rsidRPr="00772A93" w:rsidRDefault="00DE2918">
      <w:pPr>
        <w:pStyle w:val="EndnoteText"/>
        <w:rPr>
          <w:lang w:val="en-US"/>
        </w:rPr>
      </w:pPr>
      <w:r>
        <w:rPr>
          <w:rStyle w:val="EndnoteReference"/>
        </w:rPr>
        <w:endnoteRef/>
      </w:r>
      <w:r>
        <w:t xml:space="preserve"> </w:t>
      </w:r>
      <w:proofErr w:type="gramStart"/>
      <w:r>
        <w:t>hexadécimal</w:t>
      </w:r>
      <w:proofErr w:type="gramEnd"/>
    </w:p>
  </w:endnote>
  <w:endnote w:id="9">
    <w:p w:rsidR="00DE2918" w:rsidRDefault="00DE2918" w:rsidP="001734D9">
      <w:pPr>
        <w:pStyle w:val="FootnoteText"/>
      </w:pPr>
      <w:r>
        <w:rPr>
          <w:rStyle w:val="EndnoteReference"/>
        </w:rPr>
        <w:endnoteRef/>
      </w:r>
      <w:r>
        <w:t xml:space="preserve"> </w:t>
      </w:r>
      <w:proofErr w:type="spellStart"/>
      <w:r>
        <w:t>Timer</w:t>
      </w:r>
      <w:proofErr w:type="spellEnd"/>
      <w:r>
        <w:t> : Chronomètre déclenchant un évènement à chaque intervalle de temps (défini)</w:t>
      </w:r>
    </w:p>
    <w:p w:rsidR="00DE2918" w:rsidRPr="001734D9" w:rsidRDefault="00DE2918">
      <w:pPr>
        <w:pStyle w:val="EndnoteText"/>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0113236"/>
      <w:docPartObj>
        <w:docPartGallery w:val="Page Numbers (Bottom of Page)"/>
        <w:docPartUnique/>
      </w:docPartObj>
    </w:sdtPr>
    <w:sdtEndPr>
      <w:rPr>
        <w:noProof/>
      </w:rPr>
    </w:sdtEndPr>
    <w:sdtContent>
      <w:p w:rsidR="00DE2918" w:rsidRDefault="00DE2918">
        <w:pPr>
          <w:pStyle w:val="Footer"/>
          <w:jc w:val="right"/>
        </w:pPr>
        <w:r>
          <w:fldChar w:fldCharType="begin"/>
        </w:r>
        <w:r>
          <w:instrText xml:space="preserve"> PAGE   \* MERGEFORMAT </w:instrText>
        </w:r>
        <w:r>
          <w:fldChar w:fldCharType="separate"/>
        </w:r>
        <w:r w:rsidR="00ED0274">
          <w:rPr>
            <w:noProof/>
          </w:rPr>
          <w:t>14</w:t>
        </w:r>
        <w:r>
          <w:rPr>
            <w:noProof/>
          </w:rPr>
          <w:fldChar w:fldCharType="end"/>
        </w:r>
      </w:p>
    </w:sdtContent>
  </w:sdt>
  <w:p w:rsidR="00DE2918" w:rsidRDefault="00DE291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06FE6" w:rsidRDefault="00706FE6" w:rsidP="00DD56BD">
      <w:pPr>
        <w:spacing w:after="0" w:line="240" w:lineRule="auto"/>
      </w:pPr>
      <w:r>
        <w:separator/>
      </w:r>
    </w:p>
  </w:footnote>
  <w:footnote w:type="continuationSeparator" w:id="0">
    <w:p w:rsidR="00706FE6" w:rsidRDefault="00706FE6" w:rsidP="00DD56B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E2918" w:rsidRDefault="00DE2918">
    <w:pPr>
      <w:pStyle w:val="Header"/>
    </w:pPr>
    <w:r>
      <w:t>9 Février 2012</w:t>
    </w:r>
    <w:r>
      <w:tab/>
    </w:r>
    <w:r>
      <w:tab/>
      <w:t>Rapport de synthèse</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EBBAD888"/>
    <w:lvl w:ilvl="0">
      <w:start w:val="1"/>
      <w:numFmt w:val="decimal"/>
      <w:lvlText w:val="%1."/>
      <w:lvlJc w:val="left"/>
      <w:pPr>
        <w:tabs>
          <w:tab w:val="num" w:pos="1492"/>
        </w:tabs>
        <w:ind w:left="1492" w:hanging="360"/>
      </w:pPr>
    </w:lvl>
  </w:abstractNum>
  <w:abstractNum w:abstractNumId="1">
    <w:nsid w:val="FFFFFF7D"/>
    <w:multiLevelType w:val="singleLevel"/>
    <w:tmpl w:val="D8F26046"/>
    <w:lvl w:ilvl="0">
      <w:start w:val="1"/>
      <w:numFmt w:val="decimal"/>
      <w:lvlText w:val="%1."/>
      <w:lvlJc w:val="left"/>
      <w:pPr>
        <w:tabs>
          <w:tab w:val="num" w:pos="1209"/>
        </w:tabs>
        <w:ind w:left="1209" w:hanging="360"/>
      </w:pPr>
    </w:lvl>
  </w:abstractNum>
  <w:abstractNum w:abstractNumId="2">
    <w:nsid w:val="FFFFFF7E"/>
    <w:multiLevelType w:val="singleLevel"/>
    <w:tmpl w:val="ADA8BCC8"/>
    <w:lvl w:ilvl="0">
      <w:start w:val="1"/>
      <w:numFmt w:val="decimal"/>
      <w:lvlText w:val="%1."/>
      <w:lvlJc w:val="left"/>
      <w:pPr>
        <w:tabs>
          <w:tab w:val="num" w:pos="926"/>
        </w:tabs>
        <w:ind w:left="926" w:hanging="360"/>
      </w:pPr>
    </w:lvl>
  </w:abstractNum>
  <w:abstractNum w:abstractNumId="3">
    <w:nsid w:val="FFFFFF7F"/>
    <w:multiLevelType w:val="singleLevel"/>
    <w:tmpl w:val="C7849CC6"/>
    <w:lvl w:ilvl="0">
      <w:start w:val="1"/>
      <w:numFmt w:val="decimal"/>
      <w:lvlText w:val="%1."/>
      <w:lvlJc w:val="left"/>
      <w:pPr>
        <w:tabs>
          <w:tab w:val="num" w:pos="643"/>
        </w:tabs>
        <w:ind w:left="643" w:hanging="360"/>
      </w:pPr>
    </w:lvl>
  </w:abstractNum>
  <w:abstractNum w:abstractNumId="4">
    <w:nsid w:val="FFFFFF80"/>
    <w:multiLevelType w:val="singleLevel"/>
    <w:tmpl w:val="2DE897CA"/>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7D3E1C54"/>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AC06CDCC"/>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D8B4224C"/>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E33AE8AC"/>
    <w:lvl w:ilvl="0">
      <w:start w:val="1"/>
      <w:numFmt w:val="decimal"/>
      <w:lvlText w:val="%1."/>
      <w:lvlJc w:val="left"/>
      <w:pPr>
        <w:tabs>
          <w:tab w:val="num" w:pos="360"/>
        </w:tabs>
        <w:ind w:left="360" w:hanging="360"/>
      </w:pPr>
    </w:lvl>
  </w:abstractNum>
  <w:abstractNum w:abstractNumId="9">
    <w:nsid w:val="FFFFFF89"/>
    <w:multiLevelType w:val="singleLevel"/>
    <w:tmpl w:val="01CEA1EE"/>
    <w:lvl w:ilvl="0">
      <w:start w:val="1"/>
      <w:numFmt w:val="bullet"/>
      <w:lvlText w:val=""/>
      <w:lvlJc w:val="left"/>
      <w:pPr>
        <w:tabs>
          <w:tab w:val="num" w:pos="360"/>
        </w:tabs>
        <w:ind w:left="360" w:hanging="360"/>
      </w:pPr>
      <w:rPr>
        <w:rFonts w:ascii="Symbol" w:hAnsi="Symbol" w:hint="default"/>
      </w:rPr>
    </w:lvl>
  </w:abstractNum>
  <w:abstractNum w:abstractNumId="10">
    <w:nsid w:val="0CC91C8E"/>
    <w:multiLevelType w:val="hybridMultilevel"/>
    <w:tmpl w:val="CA68810C"/>
    <w:lvl w:ilvl="0" w:tplc="DD46714C">
      <w:start w:val="4"/>
      <w:numFmt w:val="bullet"/>
      <w:lvlText w:val=""/>
      <w:lvlJc w:val="left"/>
      <w:pPr>
        <w:ind w:left="757" w:hanging="360"/>
      </w:pPr>
      <w:rPr>
        <w:rFonts w:ascii="Wingdings" w:eastAsiaTheme="minorHAnsi" w:hAnsi="Wingdings" w:cstheme="minorBidi" w:hint="default"/>
      </w:rPr>
    </w:lvl>
    <w:lvl w:ilvl="1" w:tplc="040C0003" w:tentative="1">
      <w:start w:val="1"/>
      <w:numFmt w:val="bullet"/>
      <w:lvlText w:val="o"/>
      <w:lvlJc w:val="left"/>
      <w:pPr>
        <w:ind w:left="1477" w:hanging="360"/>
      </w:pPr>
      <w:rPr>
        <w:rFonts w:ascii="Courier New" w:hAnsi="Courier New" w:cs="Courier New" w:hint="default"/>
      </w:rPr>
    </w:lvl>
    <w:lvl w:ilvl="2" w:tplc="040C0005" w:tentative="1">
      <w:start w:val="1"/>
      <w:numFmt w:val="bullet"/>
      <w:lvlText w:val=""/>
      <w:lvlJc w:val="left"/>
      <w:pPr>
        <w:ind w:left="2197" w:hanging="360"/>
      </w:pPr>
      <w:rPr>
        <w:rFonts w:ascii="Wingdings" w:hAnsi="Wingdings" w:hint="default"/>
      </w:rPr>
    </w:lvl>
    <w:lvl w:ilvl="3" w:tplc="040C0001" w:tentative="1">
      <w:start w:val="1"/>
      <w:numFmt w:val="bullet"/>
      <w:lvlText w:val=""/>
      <w:lvlJc w:val="left"/>
      <w:pPr>
        <w:ind w:left="2917" w:hanging="360"/>
      </w:pPr>
      <w:rPr>
        <w:rFonts w:ascii="Symbol" w:hAnsi="Symbol" w:hint="default"/>
      </w:rPr>
    </w:lvl>
    <w:lvl w:ilvl="4" w:tplc="040C0003" w:tentative="1">
      <w:start w:val="1"/>
      <w:numFmt w:val="bullet"/>
      <w:lvlText w:val="o"/>
      <w:lvlJc w:val="left"/>
      <w:pPr>
        <w:ind w:left="3637" w:hanging="360"/>
      </w:pPr>
      <w:rPr>
        <w:rFonts w:ascii="Courier New" w:hAnsi="Courier New" w:cs="Courier New" w:hint="default"/>
      </w:rPr>
    </w:lvl>
    <w:lvl w:ilvl="5" w:tplc="040C0005" w:tentative="1">
      <w:start w:val="1"/>
      <w:numFmt w:val="bullet"/>
      <w:lvlText w:val=""/>
      <w:lvlJc w:val="left"/>
      <w:pPr>
        <w:ind w:left="4357" w:hanging="360"/>
      </w:pPr>
      <w:rPr>
        <w:rFonts w:ascii="Wingdings" w:hAnsi="Wingdings" w:hint="default"/>
      </w:rPr>
    </w:lvl>
    <w:lvl w:ilvl="6" w:tplc="040C0001" w:tentative="1">
      <w:start w:val="1"/>
      <w:numFmt w:val="bullet"/>
      <w:lvlText w:val=""/>
      <w:lvlJc w:val="left"/>
      <w:pPr>
        <w:ind w:left="5077" w:hanging="360"/>
      </w:pPr>
      <w:rPr>
        <w:rFonts w:ascii="Symbol" w:hAnsi="Symbol" w:hint="default"/>
      </w:rPr>
    </w:lvl>
    <w:lvl w:ilvl="7" w:tplc="040C0003" w:tentative="1">
      <w:start w:val="1"/>
      <w:numFmt w:val="bullet"/>
      <w:lvlText w:val="o"/>
      <w:lvlJc w:val="left"/>
      <w:pPr>
        <w:ind w:left="5797" w:hanging="360"/>
      </w:pPr>
      <w:rPr>
        <w:rFonts w:ascii="Courier New" w:hAnsi="Courier New" w:cs="Courier New" w:hint="default"/>
      </w:rPr>
    </w:lvl>
    <w:lvl w:ilvl="8" w:tplc="040C0005" w:tentative="1">
      <w:start w:val="1"/>
      <w:numFmt w:val="bullet"/>
      <w:lvlText w:val=""/>
      <w:lvlJc w:val="left"/>
      <w:pPr>
        <w:ind w:left="6517" w:hanging="360"/>
      </w:pPr>
      <w:rPr>
        <w:rFonts w:ascii="Wingdings" w:hAnsi="Wingdings" w:hint="default"/>
      </w:rPr>
    </w:lvl>
  </w:abstractNum>
  <w:abstractNum w:abstractNumId="11">
    <w:nsid w:val="21B674A5"/>
    <w:multiLevelType w:val="hybridMultilevel"/>
    <w:tmpl w:val="822E9752"/>
    <w:lvl w:ilvl="0" w:tplc="040C0001">
      <w:start w:val="1"/>
      <w:numFmt w:val="bullet"/>
      <w:lvlText w:val=""/>
      <w:lvlJc w:val="left"/>
      <w:pPr>
        <w:ind w:left="1117" w:hanging="360"/>
      </w:pPr>
      <w:rPr>
        <w:rFonts w:ascii="Symbol" w:hAnsi="Symbol" w:hint="default"/>
      </w:rPr>
    </w:lvl>
    <w:lvl w:ilvl="1" w:tplc="040C0003" w:tentative="1">
      <w:start w:val="1"/>
      <w:numFmt w:val="bullet"/>
      <w:lvlText w:val="o"/>
      <w:lvlJc w:val="left"/>
      <w:pPr>
        <w:ind w:left="1837" w:hanging="360"/>
      </w:pPr>
      <w:rPr>
        <w:rFonts w:ascii="Courier New" w:hAnsi="Courier New" w:cs="Courier New" w:hint="default"/>
      </w:rPr>
    </w:lvl>
    <w:lvl w:ilvl="2" w:tplc="040C0005" w:tentative="1">
      <w:start w:val="1"/>
      <w:numFmt w:val="bullet"/>
      <w:lvlText w:val=""/>
      <w:lvlJc w:val="left"/>
      <w:pPr>
        <w:ind w:left="2557" w:hanging="360"/>
      </w:pPr>
      <w:rPr>
        <w:rFonts w:ascii="Wingdings" w:hAnsi="Wingdings" w:hint="default"/>
      </w:rPr>
    </w:lvl>
    <w:lvl w:ilvl="3" w:tplc="040C0001" w:tentative="1">
      <w:start w:val="1"/>
      <w:numFmt w:val="bullet"/>
      <w:lvlText w:val=""/>
      <w:lvlJc w:val="left"/>
      <w:pPr>
        <w:ind w:left="3277" w:hanging="360"/>
      </w:pPr>
      <w:rPr>
        <w:rFonts w:ascii="Symbol" w:hAnsi="Symbol" w:hint="default"/>
      </w:rPr>
    </w:lvl>
    <w:lvl w:ilvl="4" w:tplc="040C0003" w:tentative="1">
      <w:start w:val="1"/>
      <w:numFmt w:val="bullet"/>
      <w:lvlText w:val="o"/>
      <w:lvlJc w:val="left"/>
      <w:pPr>
        <w:ind w:left="3997" w:hanging="360"/>
      </w:pPr>
      <w:rPr>
        <w:rFonts w:ascii="Courier New" w:hAnsi="Courier New" w:cs="Courier New" w:hint="default"/>
      </w:rPr>
    </w:lvl>
    <w:lvl w:ilvl="5" w:tplc="040C0005" w:tentative="1">
      <w:start w:val="1"/>
      <w:numFmt w:val="bullet"/>
      <w:lvlText w:val=""/>
      <w:lvlJc w:val="left"/>
      <w:pPr>
        <w:ind w:left="4717" w:hanging="360"/>
      </w:pPr>
      <w:rPr>
        <w:rFonts w:ascii="Wingdings" w:hAnsi="Wingdings" w:hint="default"/>
      </w:rPr>
    </w:lvl>
    <w:lvl w:ilvl="6" w:tplc="040C0001" w:tentative="1">
      <w:start w:val="1"/>
      <w:numFmt w:val="bullet"/>
      <w:lvlText w:val=""/>
      <w:lvlJc w:val="left"/>
      <w:pPr>
        <w:ind w:left="5437" w:hanging="360"/>
      </w:pPr>
      <w:rPr>
        <w:rFonts w:ascii="Symbol" w:hAnsi="Symbol" w:hint="default"/>
      </w:rPr>
    </w:lvl>
    <w:lvl w:ilvl="7" w:tplc="040C0003" w:tentative="1">
      <w:start w:val="1"/>
      <w:numFmt w:val="bullet"/>
      <w:lvlText w:val="o"/>
      <w:lvlJc w:val="left"/>
      <w:pPr>
        <w:ind w:left="6157" w:hanging="360"/>
      </w:pPr>
      <w:rPr>
        <w:rFonts w:ascii="Courier New" w:hAnsi="Courier New" w:cs="Courier New" w:hint="default"/>
      </w:rPr>
    </w:lvl>
    <w:lvl w:ilvl="8" w:tplc="040C0005" w:tentative="1">
      <w:start w:val="1"/>
      <w:numFmt w:val="bullet"/>
      <w:lvlText w:val=""/>
      <w:lvlJc w:val="left"/>
      <w:pPr>
        <w:ind w:left="6877" w:hanging="360"/>
      </w:pPr>
      <w:rPr>
        <w:rFonts w:ascii="Wingdings" w:hAnsi="Wingdings" w:hint="default"/>
      </w:rPr>
    </w:lvl>
  </w:abstractNum>
  <w:abstractNum w:abstractNumId="12">
    <w:nsid w:val="309165D7"/>
    <w:multiLevelType w:val="hybridMultilevel"/>
    <w:tmpl w:val="8F1E01F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33690FDB"/>
    <w:multiLevelType w:val="multilevel"/>
    <w:tmpl w:val="040C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4">
    <w:nsid w:val="565A7659"/>
    <w:multiLevelType w:val="hybridMultilevel"/>
    <w:tmpl w:val="7B3290F2"/>
    <w:lvl w:ilvl="0" w:tplc="864A26D0">
      <w:numFmt w:val="bullet"/>
      <w:lvlText w:val=""/>
      <w:lvlJc w:val="left"/>
      <w:pPr>
        <w:ind w:left="757" w:hanging="360"/>
      </w:pPr>
      <w:rPr>
        <w:rFonts w:ascii="Wingdings" w:eastAsiaTheme="minorHAnsi" w:hAnsi="Wingdings" w:cstheme="minorBidi" w:hint="default"/>
      </w:rPr>
    </w:lvl>
    <w:lvl w:ilvl="1" w:tplc="040C0003" w:tentative="1">
      <w:start w:val="1"/>
      <w:numFmt w:val="bullet"/>
      <w:lvlText w:val="o"/>
      <w:lvlJc w:val="left"/>
      <w:pPr>
        <w:ind w:left="1477" w:hanging="360"/>
      </w:pPr>
      <w:rPr>
        <w:rFonts w:ascii="Courier New" w:hAnsi="Courier New" w:cs="Courier New" w:hint="default"/>
      </w:rPr>
    </w:lvl>
    <w:lvl w:ilvl="2" w:tplc="040C0005" w:tentative="1">
      <w:start w:val="1"/>
      <w:numFmt w:val="bullet"/>
      <w:lvlText w:val=""/>
      <w:lvlJc w:val="left"/>
      <w:pPr>
        <w:ind w:left="2197" w:hanging="360"/>
      </w:pPr>
      <w:rPr>
        <w:rFonts w:ascii="Wingdings" w:hAnsi="Wingdings" w:hint="default"/>
      </w:rPr>
    </w:lvl>
    <w:lvl w:ilvl="3" w:tplc="040C0001" w:tentative="1">
      <w:start w:val="1"/>
      <w:numFmt w:val="bullet"/>
      <w:lvlText w:val=""/>
      <w:lvlJc w:val="left"/>
      <w:pPr>
        <w:ind w:left="2917" w:hanging="360"/>
      </w:pPr>
      <w:rPr>
        <w:rFonts w:ascii="Symbol" w:hAnsi="Symbol" w:hint="default"/>
      </w:rPr>
    </w:lvl>
    <w:lvl w:ilvl="4" w:tplc="040C0003" w:tentative="1">
      <w:start w:val="1"/>
      <w:numFmt w:val="bullet"/>
      <w:lvlText w:val="o"/>
      <w:lvlJc w:val="left"/>
      <w:pPr>
        <w:ind w:left="3637" w:hanging="360"/>
      </w:pPr>
      <w:rPr>
        <w:rFonts w:ascii="Courier New" w:hAnsi="Courier New" w:cs="Courier New" w:hint="default"/>
      </w:rPr>
    </w:lvl>
    <w:lvl w:ilvl="5" w:tplc="040C0005" w:tentative="1">
      <w:start w:val="1"/>
      <w:numFmt w:val="bullet"/>
      <w:lvlText w:val=""/>
      <w:lvlJc w:val="left"/>
      <w:pPr>
        <w:ind w:left="4357" w:hanging="360"/>
      </w:pPr>
      <w:rPr>
        <w:rFonts w:ascii="Wingdings" w:hAnsi="Wingdings" w:hint="default"/>
      </w:rPr>
    </w:lvl>
    <w:lvl w:ilvl="6" w:tplc="040C0001" w:tentative="1">
      <w:start w:val="1"/>
      <w:numFmt w:val="bullet"/>
      <w:lvlText w:val=""/>
      <w:lvlJc w:val="left"/>
      <w:pPr>
        <w:ind w:left="5077" w:hanging="360"/>
      </w:pPr>
      <w:rPr>
        <w:rFonts w:ascii="Symbol" w:hAnsi="Symbol" w:hint="default"/>
      </w:rPr>
    </w:lvl>
    <w:lvl w:ilvl="7" w:tplc="040C0003" w:tentative="1">
      <w:start w:val="1"/>
      <w:numFmt w:val="bullet"/>
      <w:lvlText w:val="o"/>
      <w:lvlJc w:val="left"/>
      <w:pPr>
        <w:ind w:left="5797" w:hanging="360"/>
      </w:pPr>
      <w:rPr>
        <w:rFonts w:ascii="Courier New" w:hAnsi="Courier New" w:cs="Courier New" w:hint="default"/>
      </w:rPr>
    </w:lvl>
    <w:lvl w:ilvl="8" w:tplc="040C0005" w:tentative="1">
      <w:start w:val="1"/>
      <w:numFmt w:val="bullet"/>
      <w:lvlText w:val=""/>
      <w:lvlJc w:val="left"/>
      <w:pPr>
        <w:ind w:left="6517" w:hanging="360"/>
      </w:pPr>
      <w:rPr>
        <w:rFonts w:ascii="Wingdings" w:hAnsi="Wingdings" w:hint="default"/>
      </w:rPr>
    </w:lvl>
  </w:abstractNum>
  <w:abstractNum w:abstractNumId="15">
    <w:nsid w:val="63300424"/>
    <w:multiLevelType w:val="hybridMultilevel"/>
    <w:tmpl w:val="1E5634E0"/>
    <w:lvl w:ilvl="0" w:tplc="040C000B">
      <w:start w:val="1"/>
      <w:numFmt w:val="bullet"/>
      <w:lvlText w:val=""/>
      <w:lvlJc w:val="left"/>
      <w:pPr>
        <w:ind w:left="1155" w:hanging="360"/>
      </w:pPr>
      <w:rPr>
        <w:rFonts w:ascii="Wingdings" w:hAnsi="Wingdings" w:hint="default"/>
      </w:rPr>
    </w:lvl>
    <w:lvl w:ilvl="1" w:tplc="040C0003" w:tentative="1">
      <w:start w:val="1"/>
      <w:numFmt w:val="bullet"/>
      <w:lvlText w:val="o"/>
      <w:lvlJc w:val="left"/>
      <w:pPr>
        <w:ind w:left="1875" w:hanging="360"/>
      </w:pPr>
      <w:rPr>
        <w:rFonts w:ascii="Courier New" w:hAnsi="Courier New" w:cs="Courier New" w:hint="default"/>
      </w:rPr>
    </w:lvl>
    <w:lvl w:ilvl="2" w:tplc="040C0005" w:tentative="1">
      <w:start w:val="1"/>
      <w:numFmt w:val="bullet"/>
      <w:lvlText w:val=""/>
      <w:lvlJc w:val="left"/>
      <w:pPr>
        <w:ind w:left="2595" w:hanging="360"/>
      </w:pPr>
      <w:rPr>
        <w:rFonts w:ascii="Wingdings" w:hAnsi="Wingdings" w:hint="default"/>
      </w:rPr>
    </w:lvl>
    <w:lvl w:ilvl="3" w:tplc="040C0001" w:tentative="1">
      <w:start w:val="1"/>
      <w:numFmt w:val="bullet"/>
      <w:lvlText w:val=""/>
      <w:lvlJc w:val="left"/>
      <w:pPr>
        <w:ind w:left="3315" w:hanging="360"/>
      </w:pPr>
      <w:rPr>
        <w:rFonts w:ascii="Symbol" w:hAnsi="Symbol" w:hint="default"/>
      </w:rPr>
    </w:lvl>
    <w:lvl w:ilvl="4" w:tplc="040C0003" w:tentative="1">
      <w:start w:val="1"/>
      <w:numFmt w:val="bullet"/>
      <w:lvlText w:val="o"/>
      <w:lvlJc w:val="left"/>
      <w:pPr>
        <w:ind w:left="4035" w:hanging="360"/>
      </w:pPr>
      <w:rPr>
        <w:rFonts w:ascii="Courier New" w:hAnsi="Courier New" w:cs="Courier New" w:hint="default"/>
      </w:rPr>
    </w:lvl>
    <w:lvl w:ilvl="5" w:tplc="040C0005" w:tentative="1">
      <w:start w:val="1"/>
      <w:numFmt w:val="bullet"/>
      <w:lvlText w:val=""/>
      <w:lvlJc w:val="left"/>
      <w:pPr>
        <w:ind w:left="4755" w:hanging="360"/>
      </w:pPr>
      <w:rPr>
        <w:rFonts w:ascii="Wingdings" w:hAnsi="Wingdings" w:hint="default"/>
      </w:rPr>
    </w:lvl>
    <w:lvl w:ilvl="6" w:tplc="040C0001" w:tentative="1">
      <w:start w:val="1"/>
      <w:numFmt w:val="bullet"/>
      <w:lvlText w:val=""/>
      <w:lvlJc w:val="left"/>
      <w:pPr>
        <w:ind w:left="5475" w:hanging="360"/>
      </w:pPr>
      <w:rPr>
        <w:rFonts w:ascii="Symbol" w:hAnsi="Symbol" w:hint="default"/>
      </w:rPr>
    </w:lvl>
    <w:lvl w:ilvl="7" w:tplc="040C0003" w:tentative="1">
      <w:start w:val="1"/>
      <w:numFmt w:val="bullet"/>
      <w:lvlText w:val="o"/>
      <w:lvlJc w:val="left"/>
      <w:pPr>
        <w:ind w:left="6195" w:hanging="360"/>
      </w:pPr>
      <w:rPr>
        <w:rFonts w:ascii="Courier New" w:hAnsi="Courier New" w:cs="Courier New" w:hint="default"/>
      </w:rPr>
    </w:lvl>
    <w:lvl w:ilvl="8" w:tplc="040C0005" w:tentative="1">
      <w:start w:val="1"/>
      <w:numFmt w:val="bullet"/>
      <w:lvlText w:val=""/>
      <w:lvlJc w:val="left"/>
      <w:pPr>
        <w:ind w:left="6915" w:hanging="360"/>
      </w:pPr>
      <w:rPr>
        <w:rFonts w:ascii="Wingdings" w:hAnsi="Wingdings" w:hint="default"/>
      </w:rPr>
    </w:lvl>
  </w:abstractNum>
  <w:abstractNum w:abstractNumId="16">
    <w:nsid w:val="6BB54361"/>
    <w:multiLevelType w:val="hybridMultilevel"/>
    <w:tmpl w:val="3CCCE8F8"/>
    <w:lvl w:ilvl="0" w:tplc="040C000B">
      <w:start w:val="1"/>
      <w:numFmt w:val="bullet"/>
      <w:lvlText w:val=""/>
      <w:lvlJc w:val="left"/>
      <w:pPr>
        <w:ind w:left="1215" w:hanging="360"/>
      </w:pPr>
      <w:rPr>
        <w:rFonts w:ascii="Wingdings" w:hAnsi="Wingdings" w:hint="default"/>
      </w:rPr>
    </w:lvl>
    <w:lvl w:ilvl="1" w:tplc="040C0003" w:tentative="1">
      <w:start w:val="1"/>
      <w:numFmt w:val="bullet"/>
      <w:lvlText w:val="o"/>
      <w:lvlJc w:val="left"/>
      <w:pPr>
        <w:ind w:left="1935" w:hanging="360"/>
      </w:pPr>
      <w:rPr>
        <w:rFonts w:ascii="Courier New" w:hAnsi="Courier New" w:cs="Courier New" w:hint="default"/>
      </w:rPr>
    </w:lvl>
    <w:lvl w:ilvl="2" w:tplc="040C0005" w:tentative="1">
      <w:start w:val="1"/>
      <w:numFmt w:val="bullet"/>
      <w:lvlText w:val=""/>
      <w:lvlJc w:val="left"/>
      <w:pPr>
        <w:ind w:left="2655" w:hanging="360"/>
      </w:pPr>
      <w:rPr>
        <w:rFonts w:ascii="Wingdings" w:hAnsi="Wingdings" w:hint="default"/>
      </w:rPr>
    </w:lvl>
    <w:lvl w:ilvl="3" w:tplc="040C0001" w:tentative="1">
      <w:start w:val="1"/>
      <w:numFmt w:val="bullet"/>
      <w:lvlText w:val=""/>
      <w:lvlJc w:val="left"/>
      <w:pPr>
        <w:ind w:left="3375" w:hanging="360"/>
      </w:pPr>
      <w:rPr>
        <w:rFonts w:ascii="Symbol" w:hAnsi="Symbol" w:hint="default"/>
      </w:rPr>
    </w:lvl>
    <w:lvl w:ilvl="4" w:tplc="040C0003" w:tentative="1">
      <w:start w:val="1"/>
      <w:numFmt w:val="bullet"/>
      <w:lvlText w:val="o"/>
      <w:lvlJc w:val="left"/>
      <w:pPr>
        <w:ind w:left="4095" w:hanging="360"/>
      </w:pPr>
      <w:rPr>
        <w:rFonts w:ascii="Courier New" w:hAnsi="Courier New" w:cs="Courier New" w:hint="default"/>
      </w:rPr>
    </w:lvl>
    <w:lvl w:ilvl="5" w:tplc="040C0005" w:tentative="1">
      <w:start w:val="1"/>
      <w:numFmt w:val="bullet"/>
      <w:lvlText w:val=""/>
      <w:lvlJc w:val="left"/>
      <w:pPr>
        <w:ind w:left="4815" w:hanging="360"/>
      </w:pPr>
      <w:rPr>
        <w:rFonts w:ascii="Wingdings" w:hAnsi="Wingdings" w:hint="default"/>
      </w:rPr>
    </w:lvl>
    <w:lvl w:ilvl="6" w:tplc="040C0001" w:tentative="1">
      <w:start w:val="1"/>
      <w:numFmt w:val="bullet"/>
      <w:lvlText w:val=""/>
      <w:lvlJc w:val="left"/>
      <w:pPr>
        <w:ind w:left="5535" w:hanging="360"/>
      </w:pPr>
      <w:rPr>
        <w:rFonts w:ascii="Symbol" w:hAnsi="Symbol" w:hint="default"/>
      </w:rPr>
    </w:lvl>
    <w:lvl w:ilvl="7" w:tplc="040C0003" w:tentative="1">
      <w:start w:val="1"/>
      <w:numFmt w:val="bullet"/>
      <w:lvlText w:val="o"/>
      <w:lvlJc w:val="left"/>
      <w:pPr>
        <w:ind w:left="6255" w:hanging="360"/>
      </w:pPr>
      <w:rPr>
        <w:rFonts w:ascii="Courier New" w:hAnsi="Courier New" w:cs="Courier New" w:hint="default"/>
      </w:rPr>
    </w:lvl>
    <w:lvl w:ilvl="8" w:tplc="040C0005" w:tentative="1">
      <w:start w:val="1"/>
      <w:numFmt w:val="bullet"/>
      <w:lvlText w:val=""/>
      <w:lvlJc w:val="left"/>
      <w:pPr>
        <w:ind w:left="6975" w:hanging="360"/>
      </w:pPr>
      <w:rPr>
        <w:rFonts w:ascii="Wingdings" w:hAnsi="Wingdings" w:hint="default"/>
      </w:rPr>
    </w:lvl>
  </w:abstractNum>
  <w:abstractNum w:abstractNumId="17">
    <w:nsid w:val="7A2E0141"/>
    <w:multiLevelType w:val="hybridMultilevel"/>
    <w:tmpl w:val="B6962FF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3"/>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12"/>
  </w:num>
  <w:num w:numId="13">
    <w:abstractNumId w:val="17"/>
  </w:num>
  <w:num w:numId="14">
    <w:abstractNumId w:val="15"/>
  </w:num>
  <w:num w:numId="15">
    <w:abstractNumId w:val="14"/>
  </w:num>
  <w:num w:numId="16">
    <w:abstractNumId w:val="11"/>
  </w:num>
  <w:num w:numId="17">
    <w:abstractNumId w:val="16"/>
  </w:num>
  <w:num w:numId="1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trackRevisions/>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409D"/>
    <w:rsid w:val="00000EDE"/>
    <w:rsid w:val="00003EC7"/>
    <w:rsid w:val="000145DE"/>
    <w:rsid w:val="0001565C"/>
    <w:rsid w:val="00026574"/>
    <w:rsid w:val="00031759"/>
    <w:rsid w:val="00032284"/>
    <w:rsid w:val="00032488"/>
    <w:rsid w:val="000403F3"/>
    <w:rsid w:val="00051093"/>
    <w:rsid w:val="00051773"/>
    <w:rsid w:val="00051FAD"/>
    <w:rsid w:val="00056FE2"/>
    <w:rsid w:val="000625A4"/>
    <w:rsid w:val="00063920"/>
    <w:rsid w:val="000763A9"/>
    <w:rsid w:val="00081503"/>
    <w:rsid w:val="0008172D"/>
    <w:rsid w:val="00081816"/>
    <w:rsid w:val="0008377F"/>
    <w:rsid w:val="000A03D6"/>
    <w:rsid w:val="000A2D64"/>
    <w:rsid w:val="000A5B68"/>
    <w:rsid w:val="000A6F62"/>
    <w:rsid w:val="000B3CA2"/>
    <w:rsid w:val="000C0CEB"/>
    <w:rsid w:val="000C124A"/>
    <w:rsid w:val="000C1702"/>
    <w:rsid w:val="000C7D51"/>
    <w:rsid w:val="000D5BCE"/>
    <w:rsid w:val="000E0516"/>
    <w:rsid w:val="000E3043"/>
    <w:rsid w:val="000E3815"/>
    <w:rsid w:val="000F05FB"/>
    <w:rsid w:val="000F33A4"/>
    <w:rsid w:val="000F6871"/>
    <w:rsid w:val="000F6E78"/>
    <w:rsid w:val="00102161"/>
    <w:rsid w:val="00106756"/>
    <w:rsid w:val="00113307"/>
    <w:rsid w:val="0013611A"/>
    <w:rsid w:val="00137007"/>
    <w:rsid w:val="001401B9"/>
    <w:rsid w:val="0015145B"/>
    <w:rsid w:val="00155DC5"/>
    <w:rsid w:val="00162131"/>
    <w:rsid w:val="0016706C"/>
    <w:rsid w:val="00172253"/>
    <w:rsid w:val="001734D9"/>
    <w:rsid w:val="0017409D"/>
    <w:rsid w:val="001843DD"/>
    <w:rsid w:val="0019187E"/>
    <w:rsid w:val="00193A31"/>
    <w:rsid w:val="001950AB"/>
    <w:rsid w:val="001B158A"/>
    <w:rsid w:val="001B1E1B"/>
    <w:rsid w:val="001B565A"/>
    <w:rsid w:val="001C3294"/>
    <w:rsid w:val="001D2AD4"/>
    <w:rsid w:val="001D54A4"/>
    <w:rsid w:val="001D6557"/>
    <w:rsid w:val="001D77BB"/>
    <w:rsid w:val="001D7956"/>
    <w:rsid w:val="001F12F1"/>
    <w:rsid w:val="001F1962"/>
    <w:rsid w:val="001F3064"/>
    <w:rsid w:val="001F5EF0"/>
    <w:rsid w:val="002022CA"/>
    <w:rsid w:val="00202D1B"/>
    <w:rsid w:val="00205985"/>
    <w:rsid w:val="00205BA3"/>
    <w:rsid w:val="0020697D"/>
    <w:rsid w:val="00207A44"/>
    <w:rsid w:val="00211079"/>
    <w:rsid w:val="00213424"/>
    <w:rsid w:val="0021390F"/>
    <w:rsid w:val="00216952"/>
    <w:rsid w:val="00216EAA"/>
    <w:rsid w:val="00220F4C"/>
    <w:rsid w:val="00224CE8"/>
    <w:rsid w:val="00225045"/>
    <w:rsid w:val="00225290"/>
    <w:rsid w:val="00226D8B"/>
    <w:rsid w:val="0023478E"/>
    <w:rsid w:val="00241278"/>
    <w:rsid w:val="002466B4"/>
    <w:rsid w:val="00247E3F"/>
    <w:rsid w:val="0025145B"/>
    <w:rsid w:val="002612CE"/>
    <w:rsid w:val="002617B3"/>
    <w:rsid w:val="0026195E"/>
    <w:rsid w:val="00262564"/>
    <w:rsid w:val="00264669"/>
    <w:rsid w:val="002668AD"/>
    <w:rsid w:val="002719D9"/>
    <w:rsid w:val="002822D2"/>
    <w:rsid w:val="00283B87"/>
    <w:rsid w:val="00285F85"/>
    <w:rsid w:val="00287232"/>
    <w:rsid w:val="00290513"/>
    <w:rsid w:val="00295D9C"/>
    <w:rsid w:val="002A386B"/>
    <w:rsid w:val="002A3DF7"/>
    <w:rsid w:val="002A68F5"/>
    <w:rsid w:val="002B68B0"/>
    <w:rsid w:val="002D6C0E"/>
    <w:rsid w:val="002E175C"/>
    <w:rsid w:val="002E3B6A"/>
    <w:rsid w:val="002E57DA"/>
    <w:rsid w:val="002F145B"/>
    <w:rsid w:val="002F676B"/>
    <w:rsid w:val="00300B08"/>
    <w:rsid w:val="003033A6"/>
    <w:rsid w:val="003119BD"/>
    <w:rsid w:val="00315EE3"/>
    <w:rsid w:val="00316C78"/>
    <w:rsid w:val="003230C4"/>
    <w:rsid w:val="00325476"/>
    <w:rsid w:val="00327536"/>
    <w:rsid w:val="00330598"/>
    <w:rsid w:val="0033304A"/>
    <w:rsid w:val="00354B6A"/>
    <w:rsid w:val="003555C3"/>
    <w:rsid w:val="003575B2"/>
    <w:rsid w:val="00357FAF"/>
    <w:rsid w:val="0036716A"/>
    <w:rsid w:val="00367C2E"/>
    <w:rsid w:val="003778A2"/>
    <w:rsid w:val="00384A89"/>
    <w:rsid w:val="00387DA5"/>
    <w:rsid w:val="003A1093"/>
    <w:rsid w:val="003A42CC"/>
    <w:rsid w:val="003A44B9"/>
    <w:rsid w:val="003A519F"/>
    <w:rsid w:val="003A60AB"/>
    <w:rsid w:val="003A73F0"/>
    <w:rsid w:val="003B3AEE"/>
    <w:rsid w:val="003B4F61"/>
    <w:rsid w:val="003D014B"/>
    <w:rsid w:val="003D01FD"/>
    <w:rsid w:val="003D360B"/>
    <w:rsid w:val="003D724B"/>
    <w:rsid w:val="003E46BC"/>
    <w:rsid w:val="003E611D"/>
    <w:rsid w:val="003E623D"/>
    <w:rsid w:val="003E75C3"/>
    <w:rsid w:val="003F4286"/>
    <w:rsid w:val="003F4B8E"/>
    <w:rsid w:val="003F6082"/>
    <w:rsid w:val="00407B21"/>
    <w:rsid w:val="0041086E"/>
    <w:rsid w:val="00412122"/>
    <w:rsid w:val="00412B65"/>
    <w:rsid w:val="00423732"/>
    <w:rsid w:val="00423750"/>
    <w:rsid w:val="004255A2"/>
    <w:rsid w:val="00430634"/>
    <w:rsid w:val="004351AC"/>
    <w:rsid w:val="004360B5"/>
    <w:rsid w:val="004372B0"/>
    <w:rsid w:val="004416DE"/>
    <w:rsid w:val="00445C7C"/>
    <w:rsid w:val="00447058"/>
    <w:rsid w:val="00457DC9"/>
    <w:rsid w:val="004617E5"/>
    <w:rsid w:val="00463C13"/>
    <w:rsid w:val="00463C23"/>
    <w:rsid w:val="00465B61"/>
    <w:rsid w:val="00475873"/>
    <w:rsid w:val="0048713D"/>
    <w:rsid w:val="0049461F"/>
    <w:rsid w:val="004962A9"/>
    <w:rsid w:val="004A0669"/>
    <w:rsid w:val="004A7506"/>
    <w:rsid w:val="004B5DBC"/>
    <w:rsid w:val="004C20C6"/>
    <w:rsid w:val="004C5B69"/>
    <w:rsid w:val="004E64B3"/>
    <w:rsid w:val="004E67D6"/>
    <w:rsid w:val="004E7AD6"/>
    <w:rsid w:val="004F07F7"/>
    <w:rsid w:val="00501DB6"/>
    <w:rsid w:val="00503734"/>
    <w:rsid w:val="00511A75"/>
    <w:rsid w:val="00514806"/>
    <w:rsid w:val="00515754"/>
    <w:rsid w:val="00517804"/>
    <w:rsid w:val="00523649"/>
    <w:rsid w:val="00525889"/>
    <w:rsid w:val="005406A8"/>
    <w:rsid w:val="0054133A"/>
    <w:rsid w:val="005465BC"/>
    <w:rsid w:val="00550258"/>
    <w:rsid w:val="00552306"/>
    <w:rsid w:val="00552D85"/>
    <w:rsid w:val="0055516A"/>
    <w:rsid w:val="0055582C"/>
    <w:rsid w:val="00557CA5"/>
    <w:rsid w:val="00563975"/>
    <w:rsid w:val="00563C57"/>
    <w:rsid w:val="005673F8"/>
    <w:rsid w:val="0057013F"/>
    <w:rsid w:val="00573557"/>
    <w:rsid w:val="005813DD"/>
    <w:rsid w:val="005915E3"/>
    <w:rsid w:val="005A1988"/>
    <w:rsid w:val="005A1C96"/>
    <w:rsid w:val="005C1F99"/>
    <w:rsid w:val="005D4523"/>
    <w:rsid w:val="005D73D9"/>
    <w:rsid w:val="00607C4D"/>
    <w:rsid w:val="006179F0"/>
    <w:rsid w:val="00617AF7"/>
    <w:rsid w:val="00623E92"/>
    <w:rsid w:val="00624329"/>
    <w:rsid w:val="00626030"/>
    <w:rsid w:val="00626D3C"/>
    <w:rsid w:val="00631C0C"/>
    <w:rsid w:val="00640A19"/>
    <w:rsid w:val="00645220"/>
    <w:rsid w:val="00652F8E"/>
    <w:rsid w:val="00654A5D"/>
    <w:rsid w:val="00654AC9"/>
    <w:rsid w:val="00655B20"/>
    <w:rsid w:val="00674EC4"/>
    <w:rsid w:val="00685F43"/>
    <w:rsid w:val="00690215"/>
    <w:rsid w:val="0069665E"/>
    <w:rsid w:val="00696879"/>
    <w:rsid w:val="006968DE"/>
    <w:rsid w:val="006A0D08"/>
    <w:rsid w:val="006A16C9"/>
    <w:rsid w:val="006B12CA"/>
    <w:rsid w:val="006B36E5"/>
    <w:rsid w:val="006B413A"/>
    <w:rsid w:val="006B428F"/>
    <w:rsid w:val="006B6C8C"/>
    <w:rsid w:val="006C4824"/>
    <w:rsid w:val="006C7A88"/>
    <w:rsid w:val="006D319B"/>
    <w:rsid w:val="006E016F"/>
    <w:rsid w:val="006E06E3"/>
    <w:rsid w:val="006E0922"/>
    <w:rsid w:val="006E4F04"/>
    <w:rsid w:val="006E582E"/>
    <w:rsid w:val="006E59B0"/>
    <w:rsid w:val="006F174E"/>
    <w:rsid w:val="006F20E0"/>
    <w:rsid w:val="006F39FE"/>
    <w:rsid w:val="006F469E"/>
    <w:rsid w:val="006F4E65"/>
    <w:rsid w:val="00700F2F"/>
    <w:rsid w:val="00702B26"/>
    <w:rsid w:val="007032BC"/>
    <w:rsid w:val="00706FE6"/>
    <w:rsid w:val="0070711F"/>
    <w:rsid w:val="007120D8"/>
    <w:rsid w:val="007213A0"/>
    <w:rsid w:val="00740E5A"/>
    <w:rsid w:val="00744146"/>
    <w:rsid w:val="00746009"/>
    <w:rsid w:val="00746A47"/>
    <w:rsid w:val="00746B26"/>
    <w:rsid w:val="00747ECB"/>
    <w:rsid w:val="00750A7D"/>
    <w:rsid w:val="007573C5"/>
    <w:rsid w:val="00767D19"/>
    <w:rsid w:val="00772A93"/>
    <w:rsid w:val="00782517"/>
    <w:rsid w:val="00784D57"/>
    <w:rsid w:val="00787DD7"/>
    <w:rsid w:val="00794535"/>
    <w:rsid w:val="00795422"/>
    <w:rsid w:val="00795636"/>
    <w:rsid w:val="007A4D1C"/>
    <w:rsid w:val="007A50D5"/>
    <w:rsid w:val="007A50DB"/>
    <w:rsid w:val="007C7405"/>
    <w:rsid w:val="007C7629"/>
    <w:rsid w:val="007C7CBC"/>
    <w:rsid w:val="007D2FED"/>
    <w:rsid w:val="007D5CFB"/>
    <w:rsid w:val="007E4F81"/>
    <w:rsid w:val="007E558E"/>
    <w:rsid w:val="007E65EE"/>
    <w:rsid w:val="007E7B46"/>
    <w:rsid w:val="007E7D2A"/>
    <w:rsid w:val="007F2927"/>
    <w:rsid w:val="00800585"/>
    <w:rsid w:val="00812D8B"/>
    <w:rsid w:val="008140C0"/>
    <w:rsid w:val="00814BA8"/>
    <w:rsid w:val="00817309"/>
    <w:rsid w:val="008427B7"/>
    <w:rsid w:val="00854A92"/>
    <w:rsid w:val="00860EBC"/>
    <w:rsid w:val="008666D0"/>
    <w:rsid w:val="00866F41"/>
    <w:rsid w:val="00867AC9"/>
    <w:rsid w:val="00872133"/>
    <w:rsid w:val="00872D61"/>
    <w:rsid w:val="0087309B"/>
    <w:rsid w:val="0087779E"/>
    <w:rsid w:val="0088124C"/>
    <w:rsid w:val="00883179"/>
    <w:rsid w:val="008905F0"/>
    <w:rsid w:val="008974AB"/>
    <w:rsid w:val="008A5E63"/>
    <w:rsid w:val="008B2276"/>
    <w:rsid w:val="008B22AC"/>
    <w:rsid w:val="008B41FC"/>
    <w:rsid w:val="008B7985"/>
    <w:rsid w:val="008C1964"/>
    <w:rsid w:val="008D3675"/>
    <w:rsid w:val="008D3CCD"/>
    <w:rsid w:val="008D70E2"/>
    <w:rsid w:val="008E1296"/>
    <w:rsid w:val="008E36E8"/>
    <w:rsid w:val="008E4BDD"/>
    <w:rsid w:val="008E5C03"/>
    <w:rsid w:val="008F5374"/>
    <w:rsid w:val="008F6719"/>
    <w:rsid w:val="008F7FD2"/>
    <w:rsid w:val="0090140B"/>
    <w:rsid w:val="0090366C"/>
    <w:rsid w:val="0090426E"/>
    <w:rsid w:val="00912E91"/>
    <w:rsid w:val="00920ED6"/>
    <w:rsid w:val="00922BDC"/>
    <w:rsid w:val="0092349D"/>
    <w:rsid w:val="009253ED"/>
    <w:rsid w:val="00930249"/>
    <w:rsid w:val="00936E6A"/>
    <w:rsid w:val="009423C8"/>
    <w:rsid w:val="00950485"/>
    <w:rsid w:val="00953442"/>
    <w:rsid w:val="0096075D"/>
    <w:rsid w:val="00965678"/>
    <w:rsid w:val="0097131C"/>
    <w:rsid w:val="00980169"/>
    <w:rsid w:val="00984CE2"/>
    <w:rsid w:val="009861C1"/>
    <w:rsid w:val="009A05EE"/>
    <w:rsid w:val="009A1697"/>
    <w:rsid w:val="009A1D67"/>
    <w:rsid w:val="009A44A9"/>
    <w:rsid w:val="009A6E09"/>
    <w:rsid w:val="009B5FC6"/>
    <w:rsid w:val="009B7BF8"/>
    <w:rsid w:val="009D3875"/>
    <w:rsid w:val="009E0A2F"/>
    <w:rsid w:val="009F0D03"/>
    <w:rsid w:val="009F42A4"/>
    <w:rsid w:val="00A015A2"/>
    <w:rsid w:val="00A065AB"/>
    <w:rsid w:val="00A10255"/>
    <w:rsid w:val="00A11E01"/>
    <w:rsid w:val="00A1399C"/>
    <w:rsid w:val="00A20998"/>
    <w:rsid w:val="00A21E2D"/>
    <w:rsid w:val="00A270C6"/>
    <w:rsid w:val="00A47D57"/>
    <w:rsid w:val="00A505C6"/>
    <w:rsid w:val="00A606CB"/>
    <w:rsid w:val="00A635A0"/>
    <w:rsid w:val="00A661E9"/>
    <w:rsid w:val="00A70FDA"/>
    <w:rsid w:val="00A83A35"/>
    <w:rsid w:val="00A83D78"/>
    <w:rsid w:val="00A846FF"/>
    <w:rsid w:val="00A84BA7"/>
    <w:rsid w:val="00A86263"/>
    <w:rsid w:val="00A9052F"/>
    <w:rsid w:val="00A910A5"/>
    <w:rsid w:val="00A9212F"/>
    <w:rsid w:val="00A95C5E"/>
    <w:rsid w:val="00A976C6"/>
    <w:rsid w:val="00AA265C"/>
    <w:rsid w:val="00AA4678"/>
    <w:rsid w:val="00AA7C9F"/>
    <w:rsid w:val="00AB036F"/>
    <w:rsid w:val="00AB4038"/>
    <w:rsid w:val="00AB5092"/>
    <w:rsid w:val="00AC5469"/>
    <w:rsid w:val="00AC5894"/>
    <w:rsid w:val="00AC6896"/>
    <w:rsid w:val="00AC7790"/>
    <w:rsid w:val="00AD09B1"/>
    <w:rsid w:val="00AD1C49"/>
    <w:rsid w:val="00AD512E"/>
    <w:rsid w:val="00AD6539"/>
    <w:rsid w:val="00AE083D"/>
    <w:rsid w:val="00AE12FF"/>
    <w:rsid w:val="00AF148A"/>
    <w:rsid w:val="00AF23EE"/>
    <w:rsid w:val="00AF3B50"/>
    <w:rsid w:val="00AF69C1"/>
    <w:rsid w:val="00B03E23"/>
    <w:rsid w:val="00B13CA7"/>
    <w:rsid w:val="00B22965"/>
    <w:rsid w:val="00B23FEB"/>
    <w:rsid w:val="00B25DD2"/>
    <w:rsid w:val="00B30486"/>
    <w:rsid w:val="00B3234D"/>
    <w:rsid w:val="00B40426"/>
    <w:rsid w:val="00B44057"/>
    <w:rsid w:val="00B46E43"/>
    <w:rsid w:val="00B47437"/>
    <w:rsid w:val="00B55189"/>
    <w:rsid w:val="00B56815"/>
    <w:rsid w:val="00B57012"/>
    <w:rsid w:val="00B57FEC"/>
    <w:rsid w:val="00B724FD"/>
    <w:rsid w:val="00B81861"/>
    <w:rsid w:val="00B928BE"/>
    <w:rsid w:val="00B96A99"/>
    <w:rsid w:val="00B96EF9"/>
    <w:rsid w:val="00B97BFB"/>
    <w:rsid w:val="00BA1312"/>
    <w:rsid w:val="00BA2C9A"/>
    <w:rsid w:val="00BB1E38"/>
    <w:rsid w:val="00BB6255"/>
    <w:rsid w:val="00BC5A57"/>
    <w:rsid w:val="00BC5E72"/>
    <w:rsid w:val="00BD0635"/>
    <w:rsid w:val="00BD3C08"/>
    <w:rsid w:val="00BE785B"/>
    <w:rsid w:val="00BF6C6C"/>
    <w:rsid w:val="00C076E6"/>
    <w:rsid w:val="00C07C42"/>
    <w:rsid w:val="00C10406"/>
    <w:rsid w:val="00C155A3"/>
    <w:rsid w:val="00C16EB9"/>
    <w:rsid w:val="00C24E37"/>
    <w:rsid w:val="00C31717"/>
    <w:rsid w:val="00C343D4"/>
    <w:rsid w:val="00C35141"/>
    <w:rsid w:val="00C4639B"/>
    <w:rsid w:val="00C55202"/>
    <w:rsid w:val="00C5783D"/>
    <w:rsid w:val="00C6486E"/>
    <w:rsid w:val="00C72F58"/>
    <w:rsid w:val="00C7672F"/>
    <w:rsid w:val="00C859D8"/>
    <w:rsid w:val="00C87713"/>
    <w:rsid w:val="00C912DB"/>
    <w:rsid w:val="00CA1FA4"/>
    <w:rsid w:val="00CC42AC"/>
    <w:rsid w:val="00CD661B"/>
    <w:rsid w:val="00CD7981"/>
    <w:rsid w:val="00CE4F56"/>
    <w:rsid w:val="00CE65A0"/>
    <w:rsid w:val="00CE76A3"/>
    <w:rsid w:val="00CF0E0B"/>
    <w:rsid w:val="00CF2C33"/>
    <w:rsid w:val="00CF4D01"/>
    <w:rsid w:val="00CF6A16"/>
    <w:rsid w:val="00D01D03"/>
    <w:rsid w:val="00D03C88"/>
    <w:rsid w:val="00D14AE4"/>
    <w:rsid w:val="00D14B86"/>
    <w:rsid w:val="00D2605A"/>
    <w:rsid w:val="00D274CD"/>
    <w:rsid w:val="00D30224"/>
    <w:rsid w:val="00D30D4D"/>
    <w:rsid w:val="00D35232"/>
    <w:rsid w:val="00D41B4F"/>
    <w:rsid w:val="00D55672"/>
    <w:rsid w:val="00D57833"/>
    <w:rsid w:val="00D63AC3"/>
    <w:rsid w:val="00D63D33"/>
    <w:rsid w:val="00D63EC1"/>
    <w:rsid w:val="00D663B6"/>
    <w:rsid w:val="00D73F7F"/>
    <w:rsid w:val="00D77643"/>
    <w:rsid w:val="00D83EAC"/>
    <w:rsid w:val="00D94C5C"/>
    <w:rsid w:val="00D95C0C"/>
    <w:rsid w:val="00DA0328"/>
    <w:rsid w:val="00DA4CFC"/>
    <w:rsid w:val="00DA7810"/>
    <w:rsid w:val="00DB1FA4"/>
    <w:rsid w:val="00DB31A8"/>
    <w:rsid w:val="00DD0B1F"/>
    <w:rsid w:val="00DD3D58"/>
    <w:rsid w:val="00DD3DC6"/>
    <w:rsid w:val="00DD56BD"/>
    <w:rsid w:val="00DD733E"/>
    <w:rsid w:val="00DE2918"/>
    <w:rsid w:val="00DE3B9E"/>
    <w:rsid w:val="00DE5AEE"/>
    <w:rsid w:val="00DF00F5"/>
    <w:rsid w:val="00DF1A9E"/>
    <w:rsid w:val="00DF6480"/>
    <w:rsid w:val="00DF6A89"/>
    <w:rsid w:val="00DF79E5"/>
    <w:rsid w:val="00E0167B"/>
    <w:rsid w:val="00E01FC1"/>
    <w:rsid w:val="00E06772"/>
    <w:rsid w:val="00E07A2B"/>
    <w:rsid w:val="00E12AFC"/>
    <w:rsid w:val="00E16210"/>
    <w:rsid w:val="00E17DEC"/>
    <w:rsid w:val="00E218B0"/>
    <w:rsid w:val="00E2332D"/>
    <w:rsid w:val="00E23734"/>
    <w:rsid w:val="00E24B40"/>
    <w:rsid w:val="00E258A1"/>
    <w:rsid w:val="00E30DDB"/>
    <w:rsid w:val="00E35B7F"/>
    <w:rsid w:val="00E46D66"/>
    <w:rsid w:val="00E50212"/>
    <w:rsid w:val="00E61319"/>
    <w:rsid w:val="00E630CA"/>
    <w:rsid w:val="00E66B99"/>
    <w:rsid w:val="00E711EF"/>
    <w:rsid w:val="00E75817"/>
    <w:rsid w:val="00E76C62"/>
    <w:rsid w:val="00E839EB"/>
    <w:rsid w:val="00E87A8B"/>
    <w:rsid w:val="00E963E2"/>
    <w:rsid w:val="00EB521E"/>
    <w:rsid w:val="00EC035C"/>
    <w:rsid w:val="00EC144E"/>
    <w:rsid w:val="00EC3221"/>
    <w:rsid w:val="00EC39A4"/>
    <w:rsid w:val="00EC6507"/>
    <w:rsid w:val="00ED0274"/>
    <w:rsid w:val="00ED097E"/>
    <w:rsid w:val="00ED3F7A"/>
    <w:rsid w:val="00ED508B"/>
    <w:rsid w:val="00ED6798"/>
    <w:rsid w:val="00ED71E8"/>
    <w:rsid w:val="00ED7ADF"/>
    <w:rsid w:val="00ED7E2C"/>
    <w:rsid w:val="00EE632E"/>
    <w:rsid w:val="00EE7639"/>
    <w:rsid w:val="00EE7D3A"/>
    <w:rsid w:val="00EF37F8"/>
    <w:rsid w:val="00EF4AB7"/>
    <w:rsid w:val="00F04F1A"/>
    <w:rsid w:val="00F0558C"/>
    <w:rsid w:val="00F1089F"/>
    <w:rsid w:val="00F108D9"/>
    <w:rsid w:val="00F111B4"/>
    <w:rsid w:val="00F12797"/>
    <w:rsid w:val="00F13345"/>
    <w:rsid w:val="00F152F2"/>
    <w:rsid w:val="00F15392"/>
    <w:rsid w:val="00F1552C"/>
    <w:rsid w:val="00F16646"/>
    <w:rsid w:val="00F40FD0"/>
    <w:rsid w:val="00F413DB"/>
    <w:rsid w:val="00F41B06"/>
    <w:rsid w:val="00F475F6"/>
    <w:rsid w:val="00F47A3B"/>
    <w:rsid w:val="00F51A83"/>
    <w:rsid w:val="00F53FBF"/>
    <w:rsid w:val="00F56DFC"/>
    <w:rsid w:val="00F6384C"/>
    <w:rsid w:val="00F66777"/>
    <w:rsid w:val="00F72DC0"/>
    <w:rsid w:val="00F7767A"/>
    <w:rsid w:val="00F82D1C"/>
    <w:rsid w:val="00F8789E"/>
    <w:rsid w:val="00F902BF"/>
    <w:rsid w:val="00F96D4F"/>
    <w:rsid w:val="00FA0B18"/>
    <w:rsid w:val="00FA3914"/>
    <w:rsid w:val="00FC0BDB"/>
    <w:rsid w:val="00FC3050"/>
    <w:rsid w:val="00FD0307"/>
    <w:rsid w:val="00FD0ADC"/>
    <w:rsid w:val="00FD129D"/>
    <w:rsid w:val="00FD160C"/>
    <w:rsid w:val="00FE1D21"/>
    <w:rsid w:val="00FE41C7"/>
    <w:rsid w:val="00FF2EBC"/>
    <w:rsid w:val="00FF5DF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24329"/>
    <w:pPr>
      <w:ind w:firstLine="397"/>
      <w:jc w:val="both"/>
    </w:pPr>
  </w:style>
  <w:style w:type="paragraph" w:styleId="Heading1">
    <w:name w:val="heading 1"/>
    <w:basedOn w:val="Normal"/>
    <w:next w:val="Normal"/>
    <w:link w:val="Heading1Char"/>
    <w:uiPriority w:val="9"/>
    <w:qFormat/>
    <w:rsid w:val="00854A92"/>
    <w:pPr>
      <w:keepNext/>
      <w:keepLines/>
      <w:numPr>
        <w:numId w:val="1"/>
      </w:numPr>
      <w:pBdr>
        <w:bottom w:val="single" w:sz="4" w:space="1" w:color="auto"/>
      </w:pBdr>
      <w:spacing w:before="480" w:after="480"/>
      <w:ind w:left="431" w:hanging="431"/>
      <w:jc w:val="center"/>
      <w:outlineLvl w:val="0"/>
    </w:pPr>
    <w:rPr>
      <w:rFonts w:asciiTheme="majorHAnsi" w:eastAsiaTheme="majorEastAsia" w:hAnsiTheme="majorHAnsi" w:cstheme="majorBidi"/>
      <w:b/>
      <w:bCs/>
      <w:color w:val="0B5294" w:themeColor="accent1" w:themeShade="BF"/>
      <w:sz w:val="40"/>
      <w:szCs w:val="28"/>
    </w:rPr>
  </w:style>
  <w:style w:type="paragraph" w:styleId="Heading2">
    <w:name w:val="heading 2"/>
    <w:basedOn w:val="Normal"/>
    <w:next w:val="Normal"/>
    <w:link w:val="Heading2Char"/>
    <w:uiPriority w:val="9"/>
    <w:unhideWhenUsed/>
    <w:qFormat/>
    <w:rsid w:val="00354B6A"/>
    <w:pPr>
      <w:keepNext/>
      <w:keepLines/>
      <w:numPr>
        <w:ilvl w:val="1"/>
        <w:numId w:val="1"/>
      </w:numPr>
      <w:spacing w:before="200"/>
      <w:ind w:left="578" w:hanging="578"/>
      <w:outlineLvl w:val="1"/>
    </w:pPr>
    <w:rPr>
      <w:rFonts w:asciiTheme="majorHAnsi" w:eastAsiaTheme="majorEastAsia" w:hAnsiTheme="majorHAnsi" w:cstheme="majorBidi"/>
      <w:b/>
      <w:bCs/>
      <w:color w:val="0F6FC6" w:themeColor="accent1"/>
      <w:sz w:val="26"/>
      <w:szCs w:val="26"/>
    </w:rPr>
  </w:style>
  <w:style w:type="paragraph" w:styleId="Heading3">
    <w:name w:val="heading 3"/>
    <w:basedOn w:val="Normal"/>
    <w:next w:val="Normal"/>
    <w:link w:val="Heading3Char"/>
    <w:uiPriority w:val="9"/>
    <w:unhideWhenUsed/>
    <w:qFormat/>
    <w:rsid w:val="006E06E3"/>
    <w:pPr>
      <w:keepNext/>
      <w:keepLines/>
      <w:numPr>
        <w:ilvl w:val="2"/>
        <w:numId w:val="1"/>
      </w:numPr>
      <w:spacing w:before="200" w:after="120"/>
      <w:outlineLvl w:val="2"/>
    </w:pPr>
    <w:rPr>
      <w:rFonts w:asciiTheme="majorHAnsi" w:eastAsiaTheme="majorEastAsia" w:hAnsiTheme="majorHAnsi" w:cstheme="majorBidi"/>
      <w:b/>
      <w:bCs/>
      <w:color w:val="0F6FC6" w:themeColor="accent1"/>
      <w:sz w:val="24"/>
    </w:rPr>
  </w:style>
  <w:style w:type="paragraph" w:styleId="Heading4">
    <w:name w:val="heading 4"/>
    <w:basedOn w:val="Normal"/>
    <w:next w:val="Normal"/>
    <w:link w:val="Heading4Char"/>
    <w:uiPriority w:val="9"/>
    <w:unhideWhenUsed/>
    <w:qFormat/>
    <w:rsid w:val="0017409D"/>
    <w:pPr>
      <w:keepNext/>
      <w:keepLines/>
      <w:numPr>
        <w:ilvl w:val="3"/>
        <w:numId w:val="1"/>
      </w:numPr>
      <w:spacing w:before="200" w:after="0"/>
      <w:outlineLvl w:val="3"/>
    </w:pPr>
    <w:rPr>
      <w:rFonts w:asciiTheme="majorHAnsi" w:eastAsiaTheme="majorEastAsia" w:hAnsiTheme="majorHAnsi" w:cstheme="majorBidi"/>
      <w:b/>
      <w:bCs/>
      <w:i/>
      <w:iCs/>
      <w:color w:val="0F6FC6" w:themeColor="accent1"/>
    </w:rPr>
  </w:style>
  <w:style w:type="paragraph" w:styleId="Heading5">
    <w:name w:val="heading 5"/>
    <w:basedOn w:val="Normal"/>
    <w:next w:val="Normal"/>
    <w:link w:val="Heading5Char"/>
    <w:uiPriority w:val="9"/>
    <w:unhideWhenUsed/>
    <w:qFormat/>
    <w:rsid w:val="0017409D"/>
    <w:pPr>
      <w:keepNext/>
      <w:keepLines/>
      <w:numPr>
        <w:ilvl w:val="4"/>
        <w:numId w:val="1"/>
      </w:numPr>
      <w:spacing w:before="200" w:after="0"/>
      <w:outlineLvl w:val="4"/>
    </w:pPr>
    <w:rPr>
      <w:rFonts w:asciiTheme="majorHAnsi" w:eastAsiaTheme="majorEastAsia" w:hAnsiTheme="majorHAnsi" w:cstheme="majorBidi"/>
      <w:color w:val="073662" w:themeColor="accent1" w:themeShade="7F"/>
    </w:rPr>
  </w:style>
  <w:style w:type="paragraph" w:styleId="Heading6">
    <w:name w:val="heading 6"/>
    <w:basedOn w:val="Normal"/>
    <w:next w:val="Normal"/>
    <w:link w:val="Heading6Char"/>
    <w:uiPriority w:val="9"/>
    <w:semiHidden/>
    <w:unhideWhenUsed/>
    <w:qFormat/>
    <w:rsid w:val="0017409D"/>
    <w:pPr>
      <w:keepNext/>
      <w:keepLines/>
      <w:numPr>
        <w:ilvl w:val="5"/>
        <w:numId w:val="1"/>
      </w:numPr>
      <w:spacing w:before="200" w:after="0"/>
      <w:outlineLvl w:val="5"/>
    </w:pPr>
    <w:rPr>
      <w:rFonts w:asciiTheme="majorHAnsi" w:eastAsiaTheme="majorEastAsia" w:hAnsiTheme="majorHAnsi" w:cstheme="majorBidi"/>
      <w:i/>
      <w:iCs/>
      <w:color w:val="073662" w:themeColor="accent1" w:themeShade="7F"/>
    </w:rPr>
  </w:style>
  <w:style w:type="paragraph" w:styleId="Heading7">
    <w:name w:val="heading 7"/>
    <w:basedOn w:val="Normal"/>
    <w:next w:val="Normal"/>
    <w:link w:val="Heading7Char"/>
    <w:uiPriority w:val="9"/>
    <w:semiHidden/>
    <w:unhideWhenUsed/>
    <w:qFormat/>
    <w:rsid w:val="0017409D"/>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7409D"/>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7409D"/>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54A92"/>
    <w:rPr>
      <w:rFonts w:asciiTheme="majorHAnsi" w:eastAsiaTheme="majorEastAsia" w:hAnsiTheme="majorHAnsi" w:cstheme="majorBidi"/>
      <w:b/>
      <w:bCs/>
      <w:color w:val="0B5294" w:themeColor="accent1" w:themeShade="BF"/>
      <w:sz w:val="40"/>
      <w:szCs w:val="28"/>
    </w:rPr>
  </w:style>
  <w:style w:type="character" w:customStyle="1" w:styleId="Heading2Char">
    <w:name w:val="Heading 2 Char"/>
    <w:basedOn w:val="DefaultParagraphFont"/>
    <w:link w:val="Heading2"/>
    <w:uiPriority w:val="9"/>
    <w:rsid w:val="00354B6A"/>
    <w:rPr>
      <w:rFonts w:asciiTheme="majorHAnsi" w:eastAsiaTheme="majorEastAsia" w:hAnsiTheme="majorHAnsi" w:cstheme="majorBidi"/>
      <w:b/>
      <w:bCs/>
      <w:color w:val="0F6FC6" w:themeColor="accent1"/>
      <w:sz w:val="26"/>
      <w:szCs w:val="26"/>
    </w:rPr>
  </w:style>
  <w:style w:type="character" w:customStyle="1" w:styleId="Heading3Char">
    <w:name w:val="Heading 3 Char"/>
    <w:basedOn w:val="DefaultParagraphFont"/>
    <w:link w:val="Heading3"/>
    <w:uiPriority w:val="9"/>
    <w:rsid w:val="006E06E3"/>
    <w:rPr>
      <w:rFonts w:asciiTheme="majorHAnsi" w:eastAsiaTheme="majorEastAsia" w:hAnsiTheme="majorHAnsi" w:cstheme="majorBidi"/>
      <w:b/>
      <w:bCs/>
      <w:color w:val="0F6FC6" w:themeColor="accent1"/>
      <w:sz w:val="24"/>
    </w:rPr>
  </w:style>
  <w:style w:type="character" w:customStyle="1" w:styleId="Heading4Char">
    <w:name w:val="Heading 4 Char"/>
    <w:basedOn w:val="DefaultParagraphFont"/>
    <w:link w:val="Heading4"/>
    <w:uiPriority w:val="9"/>
    <w:rsid w:val="0017409D"/>
    <w:rPr>
      <w:rFonts w:asciiTheme="majorHAnsi" w:eastAsiaTheme="majorEastAsia" w:hAnsiTheme="majorHAnsi" w:cstheme="majorBidi"/>
      <w:b/>
      <w:bCs/>
      <w:i/>
      <w:iCs/>
      <w:color w:val="0F6FC6" w:themeColor="accent1"/>
    </w:rPr>
  </w:style>
  <w:style w:type="character" w:customStyle="1" w:styleId="Heading5Char">
    <w:name w:val="Heading 5 Char"/>
    <w:basedOn w:val="DefaultParagraphFont"/>
    <w:link w:val="Heading5"/>
    <w:uiPriority w:val="9"/>
    <w:rsid w:val="0017409D"/>
    <w:rPr>
      <w:rFonts w:asciiTheme="majorHAnsi" w:eastAsiaTheme="majorEastAsia" w:hAnsiTheme="majorHAnsi" w:cstheme="majorBidi"/>
      <w:color w:val="073662" w:themeColor="accent1" w:themeShade="7F"/>
    </w:rPr>
  </w:style>
  <w:style w:type="character" w:customStyle="1" w:styleId="Heading6Char">
    <w:name w:val="Heading 6 Char"/>
    <w:basedOn w:val="DefaultParagraphFont"/>
    <w:link w:val="Heading6"/>
    <w:uiPriority w:val="9"/>
    <w:semiHidden/>
    <w:rsid w:val="0017409D"/>
    <w:rPr>
      <w:rFonts w:asciiTheme="majorHAnsi" w:eastAsiaTheme="majorEastAsia" w:hAnsiTheme="majorHAnsi" w:cstheme="majorBidi"/>
      <w:i/>
      <w:iCs/>
      <w:color w:val="073662" w:themeColor="accent1" w:themeShade="7F"/>
    </w:rPr>
  </w:style>
  <w:style w:type="character" w:customStyle="1" w:styleId="Heading7Char">
    <w:name w:val="Heading 7 Char"/>
    <w:basedOn w:val="DefaultParagraphFont"/>
    <w:link w:val="Heading7"/>
    <w:uiPriority w:val="9"/>
    <w:semiHidden/>
    <w:rsid w:val="0017409D"/>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7409D"/>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7409D"/>
    <w:rPr>
      <w:rFonts w:asciiTheme="majorHAnsi" w:eastAsiaTheme="majorEastAsia" w:hAnsiTheme="majorHAnsi" w:cstheme="majorBidi"/>
      <w:i/>
      <w:iCs/>
      <w:color w:val="404040" w:themeColor="text1" w:themeTint="BF"/>
      <w:sz w:val="20"/>
      <w:szCs w:val="20"/>
    </w:rPr>
  </w:style>
  <w:style w:type="paragraph" w:styleId="NoSpacing">
    <w:name w:val="No Spacing"/>
    <w:link w:val="NoSpacingChar"/>
    <w:uiPriority w:val="1"/>
    <w:qFormat/>
    <w:rsid w:val="0017409D"/>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17409D"/>
    <w:rPr>
      <w:rFonts w:eastAsiaTheme="minorEastAsia"/>
      <w:lang w:val="en-US" w:eastAsia="ja-JP"/>
    </w:rPr>
  </w:style>
  <w:style w:type="paragraph" w:styleId="BalloonText">
    <w:name w:val="Balloon Text"/>
    <w:basedOn w:val="Normal"/>
    <w:link w:val="BalloonTextChar"/>
    <w:uiPriority w:val="99"/>
    <w:semiHidden/>
    <w:unhideWhenUsed/>
    <w:rsid w:val="0017409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7409D"/>
    <w:rPr>
      <w:rFonts w:ascii="Tahoma" w:hAnsi="Tahoma" w:cs="Tahoma"/>
      <w:sz w:val="16"/>
      <w:szCs w:val="16"/>
    </w:rPr>
  </w:style>
  <w:style w:type="paragraph" w:styleId="TOCHeading">
    <w:name w:val="TOC Heading"/>
    <w:basedOn w:val="Heading1"/>
    <w:next w:val="Normal"/>
    <w:uiPriority w:val="39"/>
    <w:semiHidden/>
    <w:unhideWhenUsed/>
    <w:qFormat/>
    <w:rsid w:val="003A42CC"/>
    <w:pPr>
      <w:numPr>
        <w:numId w:val="0"/>
      </w:numPr>
      <w:outlineLvl w:val="9"/>
    </w:pPr>
    <w:rPr>
      <w:lang w:val="en-US" w:eastAsia="ja-JP"/>
    </w:rPr>
  </w:style>
  <w:style w:type="paragraph" w:styleId="TOC1">
    <w:name w:val="toc 1"/>
    <w:basedOn w:val="Normal"/>
    <w:next w:val="Normal"/>
    <w:autoRedefine/>
    <w:uiPriority w:val="39"/>
    <w:unhideWhenUsed/>
    <w:rsid w:val="003A42CC"/>
    <w:pPr>
      <w:spacing w:after="100"/>
    </w:pPr>
  </w:style>
  <w:style w:type="paragraph" w:styleId="TOC2">
    <w:name w:val="toc 2"/>
    <w:basedOn w:val="Normal"/>
    <w:next w:val="Normal"/>
    <w:autoRedefine/>
    <w:uiPriority w:val="39"/>
    <w:unhideWhenUsed/>
    <w:rsid w:val="003A42CC"/>
    <w:pPr>
      <w:spacing w:after="100"/>
      <w:ind w:left="220"/>
    </w:pPr>
  </w:style>
  <w:style w:type="paragraph" w:styleId="TOC3">
    <w:name w:val="toc 3"/>
    <w:basedOn w:val="Normal"/>
    <w:next w:val="Normal"/>
    <w:autoRedefine/>
    <w:uiPriority w:val="39"/>
    <w:unhideWhenUsed/>
    <w:rsid w:val="003A42CC"/>
    <w:pPr>
      <w:spacing w:after="100"/>
      <w:ind w:left="440"/>
    </w:pPr>
  </w:style>
  <w:style w:type="character" w:styleId="Hyperlink">
    <w:name w:val="Hyperlink"/>
    <w:basedOn w:val="DefaultParagraphFont"/>
    <w:uiPriority w:val="99"/>
    <w:unhideWhenUsed/>
    <w:rsid w:val="003A42CC"/>
    <w:rPr>
      <w:color w:val="F49100" w:themeColor="hyperlink"/>
      <w:u w:val="single"/>
    </w:rPr>
  </w:style>
  <w:style w:type="paragraph" w:styleId="Title">
    <w:name w:val="Title"/>
    <w:basedOn w:val="Normal"/>
    <w:next w:val="Normal"/>
    <w:link w:val="TitleChar"/>
    <w:uiPriority w:val="10"/>
    <w:qFormat/>
    <w:rsid w:val="003A42CC"/>
    <w:pPr>
      <w:pBdr>
        <w:bottom w:val="single" w:sz="8" w:space="4" w:color="0F6FC6" w:themeColor="accent1"/>
      </w:pBdr>
      <w:spacing w:after="300" w:line="240" w:lineRule="auto"/>
      <w:contextualSpacing/>
      <w:jc w:val="center"/>
    </w:pPr>
    <w:rPr>
      <w:rFonts w:asciiTheme="majorHAnsi" w:eastAsiaTheme="majorEastAsia" w:hAnsiTheme="majorHAnsi" w:cstheme="majorBidi"/>
      <w:color w:val="03485B" w:themeColor="text2" w:themeShade="BF"/>
      <w:spacing w:val="5"/>
      <w:kern w:val="28"/>
      <w:sz w:val="52"/>
      <w:szCs w:val="52"/>
    </w:rPr>
  </w:style>
  <w:style w:type="character" w:customStyle="1" w:styleId="TitleChar">
    <w:name w:val="Title Char"/>
    <w:basedOn w:val="DefaultParagraphFont"/>
    <w:link w:val="Title"/>
    <w:uiPriority w:val="10"/>
    <w:rsid w:val="003A42CC"/>
    <w:rPr>
      <w:rFonts w:asciiTheme="majorHAnsi" w:eastAsiaTheme="majorEastAsia" w:hAnsiTheme="majorHAnsi" w:cstheme="majorBidi"/>
      <w:color w:val="03485B" w:themeColor="text2" w:themeShade="BF"/>
      <w:spacing w:val="5"/>
      <w:kern w:val="28"/>
      <w:sz w:val="52"/>
      <w:szCs w:val="52"/>
    </w:rPr>
  </w:style>
  <w:style w:type="paragraph" w:styleId="BodyText">
    <w:name w:val="Body Text"/>
    <w:basedOn w:val="Normal"/>
    <w:link w:val="BodyTextChar"/>
    <w:rsid w:val="006968DE"/>
    <w:pPr>
      <w:spacing w:after="240" w:line="240" w:lineRule="atLeast"/>
      <w:ind w:firstLine="360"/>
    </w:pPr>
    <w:rPr>
      <w:rFonts w:ascii="Garamond" w:eastAsia="Times New Roman" w:hAnsi="Garamond" w:cs="Times New Roman"/>
      <w:sz w:val="24"/>
      <w:szCs w:val="20"/>
    </w:rPr>
  </w:style>
  <w:style w:type="character" w:customStyle="1" w:styleId="BodyTextChar">
    <w:name w:val="Body Text Char"/>
    <w:basedOn w:val="DefaultParagraphFont"/>
    <w:link w:val="BodyText"/>
    <w:rsid w:val="006968DE"/>
    <w:rPr>
      <w:rFonts w:ascii="Garamond" w:eastAsia="Times New Roman" w:hAnsi="Garamond" w:cs="Times New Roman"/>
      <w:sz w:val="24"/>
      <w:szCs w:val="20"/>
    </w:rPr>
  </w:style>
  <w:style w:type="paragraph" w:styleId="ListParagraph">
    <w:name w:val="List Paragraph"/>
    <w:basedOn w:val="Normal"/>
    <w:uiPriority w:val="34"/>
    <w:qFormat/>
    <w:rsid w:val="004F07F7"/>
    <w:pPr>
      <w:ind w:left="720"/>
      <w:contextualSpacing/>
    </w:pPr>
  </w:style>
  <w:style w:type="paragraph" w:styleId="Header">
    <w:name w:val="header"/>
    <w:basedOn w:val="Normal"/>
    <w:link w:val="HeaderChar"/>
    <w:uiPriority w:val="99"/>
    <w:unhideWhenUsed/>
    <w:rsid w:val="00DD56BD"/>
    <w:pPr>
      <w:tabs>
        <w:tab w:val="center" w:pos="4536"/>
        <w:tab w:val="right" w:pos="9072"/>
      </w:tabs>
      <w:spacing w:after="0" w:line="240" w:lineRule="auto"/>
    </w:pPr>
  </w:style>
  <w:style w:type="character" w:customStyle="1" w:styleId="HeaderChar">
    <w:name w:val="Header Char"/>
    <w:basedOn w:val="DefaultParagraphFont"/>
    <w:link w:val="Header"/>
    <w:uiPriority w:val="99"/>
    <w:rsid w:val="00DD56BD"/>
  </w:style>
  <w:style w:type="paragraph" w:styleId="Footer">
    <w:name w:val="footer"/>
    <w:basedOn w:val="Normal"/>
    <w:link w:val="FooterChar"/>
    <w:uiPriority w:val="99"/>
    <w:unhideWhenUsed/>
    <w:rsid w:val="00DD56BD"/>
    <w:pPr>
      <w:tabs>
        <w:tab w:val="center" w:pos="4536"/>
        <w:tab w:val="right" w:pos="9072"/>
      </w:tabs>
      <w:spacing w:after="0" w:line="240" w:lineRule="auto"/>
    </w:pPr>
  </w:style>
  <w:style w:type="character" w:customStyle="1" w:styleId="FooterChar">
    <w:name w:val="Footer Char"/>
    <w:basedOn w:val="DefaultParagraphFont"/>
    <w:link w:val="Footer"/>
    <w:uiPriority w:val="99"/>
    <w:rsid w:val="00DD56BD"/>
  </w:style>
  <w:style w:type="paragraph" w:styleId="BlockText">
    <w:name w:val="Block Text"/>
    <w:basedOn w:val="Normal"/>
    <w:uiPriority w:val="99"/>
    <w:unhideWhenUsed/>
    <w:rsid w:val="00AC5469"/>
    <w:pPr>
      <w:pBdr>
        <w:top w:val="single" w:sz="2" w:space="10" w:color="0F6FC6" w:themeColor="accent1" w:shadow="1"/>
        <w:left w:val="single" w:sz="2" w:space="10" w:color="0F6FC6" w:themeColor="accent1" w:shadow="1"/>
        <w:bottom w:val="single" w:sz="2" w:space="10" w:color="0F6FC6" w:themeColor="accent1" w:shadow="1"/>
        <w:right w:val="single" w:sz="2" w:space="10" w:color="0F6FC6" w:themeColor="accent1" w:shadow="1"/>
      </w:pBdr>
      <w:ind w:left="1152" w:right="1152"/>
    </w:pPr>
    <w:rPr>
      <w:rFonts w:eastAsiaTheme="minorEastAsia"/>
      <w:i/>
      <w:iCs/>
      <w:color w:val="0F6FC6" w:themeColor="accent1"/>
    </w:rPr>
  </w:style>
  <w:style w:type="paragraph" w:styleId="Caption">
    <w:name w:val="caption"/>
    <w:basedOn w:val="Normal"/>
    <w:next w:val="Normal"/>
    <w:uiPriority w:val="35"/>
    <w:unhideWhenUsed/>
    <w:qFormat/>
    <w:rsid w:val="002719D9"/>
    <w:pPr>
      <w:spacing w:line="240" w:lineRule="auto"/>
      <w:jc w:val="center"/>
    </w:pPr>
    <w:rPr>
      <w:b/>
      <w:bCs/>
      <w:color w:val="0F6FC6" w:themeColor="accent1"/>
      <w:sz w:val="18"/>
      <w:szCs w:val="18"/>
    </w:rPr>
  </w:style>
  <w:style w:type="paragraph" w:styleId="TableofFigures">
    <w:name w:val="table of figures"/>
    <w:basedOn w:val="Normal"/>
    <w:next w:val="Normal"/>
    <w:uiPriority w:val="99"/>
    <w:unhideWhenUsed/>
    <w:rsid w:val="00ED7ADF"/>
    <w:pPr>
      <w:spacing w:after="0"/>
    </w:pPr>
  </w:style>
  <w:style w:type="paragraph" w:styleId="EndnoteText">
    <w:name w:val="endnote text"/>
    <w:basedOn w:val="Normal"/>
    <w:link w:val="EndnoteTextChar"/>
    <w:uiPriority w:val="99"/>
    <w:semiHidden/>
    <w:unhideWhenUsed/>
    <w:rsid w:val="009423C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423C8"/>
    <w:rPr>
      <w:sz w:val="20"/>
      <w:szCs w:val="20"/>
    </w:rPr>
  </w:style>
  <w:style w:type="character" w:styleId="EndnoteReference">
    <w:name w:val="endnote reference"/>
    <w:basedOn w:val="DefaultParagraphFont"/>
    <w:uiPriority w:val="99"/>
    <w:semiHidden/>
    <w:unhideWhenUsed/>
    <w:rsid w:val="009423C8"/>
    <w:rPr>
      <w:vertAlign w:val="superscript"/>
    </w:rPr>
  </w:style>
  <w:style w:type="paragraph" w:styleId="FootnoteText">
    <w:name w:val="footnote text"/>
    <w:basedOn w:val="Normal"/>
    <w:link w:val="FootnoteTextChar"/>
    <w:uiPriority w:val="99"/>
    <w:semiHidden/>
    <w:unhideWhenUsed/>
    <w:rsid w:val="0005109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51093"/>
    <w:rPr>
      <w:sz w:val="20"/>
      <w:szCs w:val="20"/>
    </w:rPr>
  </w:style>
  <w:style w:type="character" w:styleId="FootnoteReference">
    <w:name w:val="footnote reference"/>
    <w:basedOn w:val="DefaultParagraphFont"/>
    <w:uiPriority w:val="99"/>
    <w:semiHidden/>
    <w:unhideWhenUsed/>
    <w:rsid w:val="00051093"/>
    <w:rPr>
      <w:vertAlign w:val="superscript"/>
    </w:rPr>
  </w:style>
  <w:style w:type="character" w:customStyle="1" w:styleId="apple-converted-space">
    <w:name w:val="apple-converted-space"/>
    <w:basedOn w:val="DefaultParagraphFont"/>
    <w:rsid w:val="00872133"/>
  </w:style>
  <w:style w:type="paragraph" w:styleId="NormalWeb">
    <w:name w:val="Normal (Web)"/>
    <w:basedOn w:val="Normal"/>
    <w:uiPriority w:val="99"/>
    <w:semiHidden/>
    <w:unhideWhenUsed/>
    <w:rsid w:val="00872133"/>
    <w:pPr>
      <w:spacing w:before="100" w:beforeAutospacing="1" w:after="100" w:afterAutospacing="1" w:line="240" w:lineRule="auto"/>
      <w:ind w:firstLine="0"/>
      <w:jc w:val="left"/>
    </w:pPr>
    <w:rPr>
      <w:rFonts w:ascii="Times New Roman" w:eastAsiaTheme="minorEastAsia" w:hAnsi="Times New Roman" w:cs="Times New Roman"/>
      <w:sz w:val="24"/>
      <w:szCs w:val="24"/>
      <w:lang w:eastAsia="fr-FR"/>
    </w:rPr>
  </w:style>
  <w:style w:type="table" w:styleId="TableGrid">
    <w:name w:val="Table Grid"/>
    <w:basedOn w:val="TableNormal"/>
    <w:uiPriority w:val="59"/>
    <w:rsid w:val="009A44A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9A44A9"/>
    <w:pPr>
      <w:spacing w:after="0" w:line="240" w:lineRule="auto"/>
    </w:pPr>
    <w:tblPr>
      <w:tblStyleRowBandSize w:val="1"/>
      <w:tblStyleColBandSize w:val="1"/>
      <w:tblInd w:w="0" w:type="dxa"/>
      <w:tblBorders>
        <w:top w:val="single" w:sz="8" w:space="0" w:color="0F6FC6" w:themeColor="accent1"/>
        <w:left w:val="single" w:sz="8" w:space="0" w:color="0F6FC6" w:themeColor="accent1"/>
        <w:bottom w:val="single" w:sz="8" w:space="0" w:color="0F6FC6" w:themeColor="accent1"/>
        <w:right w:val="single" w:sz="8" w:space="0" w:color="0F6FC6" w:themeColor="accent1"/>
        <w:insideH w:val="single" w:sz="8" w:space="0" w:color="0F6FC6" w:themeColor="accent1"/>
        <w:insideV w:val="single" w:sz="8" w:space="0" w:color="0F6FC6"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F6FC6" w:themeColor="accent1"/>
          <w:left w:val="single" w:sz="8" w:space="0" w:color="0F6FC6" w:themeColor="accent1"/>
          <w:bottom w:val="single" w:sz="18" w:space="0" w:color="0F6FC6" w:themeColor="accent1"/>
          <w:right w:val="single" w:sz="8" w:space="0" w:color="0F6FC6" w:themeColor="accent1"/>
          <w:insideH w:val="nil"/>
          <w:insideV w:val="single" w:sz="8" w:space="0" w:color="0F6FC6"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F6FC6" w:themeColor="accent1"/>
          <w:left w:val="single" w:sz="8" w:space="0" w:color="0F6FC6" w:themeColor="accent1"/>
          <w:bottom w:val="single" w:sz="8" w:space="0" w:color="0F6FC6" w:themeColor="accent1"/>
          <w:right w:val="single" w:sz="8" w:space="0" w:color="0F6FC6" w:themeColor="accent1"/>
          <w:insideH w:val="nil"/>
          <w:insideV w:val="single" w:sz="8" w:space="0" w:color="0F6FC6"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F6FC6" w:themeColor="accent1"/>
          <w:left w:val="single" w:sz="8" w:space="0" w:color="0F6FC6" w:themeColor="accent1"/>
          <w:bottom w:val="single" w:sz="8" w:space="0" w:color="0F6FC6" w:themeColor="accent1"/>
          <w:right w:val="single" w:sz="8" w:space="0" w:color="0F6FC6" w:themeColor="accent1"/>
        </w:tcBorders>
      </w:tcPr>
    </w:tblStylePr>
    <w:tblStylePr w:type="band1Vert">
      <w:tblPr/>
      <w:tcPr>
        <w:tcBorders>
          <w:top w:val="single" w:sz="8" w:space="0" w:color="0F6FC6" w:themeColor="accent1"/>
          <w:left w:val="single" w:sz="8" w:space="0" w:color="0F6FC6" w:themeColor="accent1"/>
          <w:bottom w:val="single" w:sz="8" w:space="0" w:color="0F6FC6" w:themeColor="accent1"/>
          <w:right w:val="single" w:sz="8" w:space="0" w:color="0F6FC6" w:themeColor="accent1"/>
        </w:tcBorders>
        <w:shd w:val="clear" w:color="auto" w:fill="BADBF9" w:themeFill="accent1" w:themeFillTint="3F"/>
      </w:tcPr>
    </w:tblStylePr>
    <w:tblStylePr w:type="band1Horz">
      <w:tblPr/>
      <w:tcPr>
        <w:tcBorders>
          <w:top w:val="single" w:sz="8" w:space="0" w:color="0F6FC6" w:themeColor="accent1"/>
          <w:left w:val="single" w:sz="8" w:space="0" w:color="0F6FC6" w:themeColor="accent1"/>
          <w:bottom w:val="single" w:sz="8" w:space="0" w:color="0F6FC6" w:themeColor="accent1"/>
          <w:right w:val="single" w:sz="8" w:space="0" w:color="0F6FC6" w:themeColor="accent1"/>
          <w:insideV w:val="single" w:sz="8" w:space="0" w:color="0F6FC6" w:themeColor="accent1"/>
        </w:tcBorders>
        <w:shd w:val="clear" w:color="auto" w:fill="BADBF9" w:themeFill="accent1" w:themeFillTint="3F"/>
      </w:tcPr>
    </w:tblStylePr>
    <w:tblStylePr w:type="band2Horz">
      <w:tblPr/>
      <w:tcPr>
        <w:tcBorders>
          <w:top w:val="single" w:sz="8" w:space="0" w:color="0F6FC6" w:themeColor="accent1"/>
          <w:left w:val="single" w:sz="8" w:space="0" w:color="0F6FC6" w:themeColor="accent1"/>
          <w:bottom w:val="single" w:sz="8" w:space="0" w:color="0F6FC6" w:themeColor="accent1"/>
          <w:right w:val="single" w:sz="8" w:space="0" w:color="0F6FC6" w:themeColor="accent1"/>
          <w:insideV w:val="single" w:sz="8" w:space="0" w:color="0F6FC6" w:themeColor="accent1"/>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24329"/>
    <w:pPr>
      <w:ind w:firstLine="397"/>
      <w:jc w:val="both"/>
    </w:pPr>
  </w:style>
  <w:style w:type="paragraph" w:styleId="Heading1">
    <w:name w:val="heading 1"/>
    <w:basedOn w:val="Normal"/>
    <w:next w:val="Normal"/>
    <w:link w:val="Heading1Char"/>
    <w:uiPriority w:val="9"/>
    <w:qFormat/>
    <w:rsid w:val="00854A92"/>
    <w:pPr>
      <w:keepNext/>
      <w:keepLines/>
      <w:numPr>
        <w:numId w:val="1"/>
      </w:numPr>
      <w:pBdr>
        <w:bottom w:val="single" w:sz="4" w:space="1" w:color="auto"/>
      </w:pBdr>
      <w:spacing w:before="480" w:after="480"/>
      <w:ind w:left="431" w:hanging="431"/>
      <w:jc w:val="center"/>
      <w:outlineLvl w:val="0"/>
    </w:pPr>
    <w:rPr>
      <w:rFonts w:asciiTheme="majorHAnsi" w:eastAsiaTheme="majorEastAsia" w:hAnsiTheme="majorHAnsi" w:cstheme="majorBidi"/>
      <w:b/>
      <w:bCs/>
      <w:color w:val="0B5294" w:themeColor="accent1" w:themeShade="BF"/>
      <w:sz w:val="40"/>
      <w:szCs w:val="28"/>
    </w:rPr>
  </w:style>
  <w:style w:type="paragraph" w:styleId="Heading2">
    <w:name w:val="heading 2"/>
    <w:basedOn w:val="Normal"/>
    <w:next w:val="Normal"/>
    <w:link w:val="Heading2Char"/>
    <w:uiPriority w:val="9"/>
    <w:unhideWhenUsed/>
    <w:qFormat/>
    <w:rsid w:val="00354B6A"/>
    <w:pPr>
      <w:keepNext/>
      <w:keepLines/>
      <w:numPr>
        <w:ilvl w:val="1"/>
        <w:numId w:val="1"/>
      </w:numPr>
      <w:spacing w:before="200"/>
      <w:ind w:left="578" w:hanging="578"/>
      <w:outlineLvl w:val="1"/>
    </w:pPr>
    <w:rPr>
      <w:rFonts w:asciiTheme="majorHAnsi" w:eastAsiaTheme="majorEastAsia" w:hAnsiTheme="majorHAnsi" w:cstheme="majorBidi"/>
      <w:b/>
      <w:bCs/>
      <w:color w:val="0F6FC6" w:themeColor="accent1"/>
      <w:sz w:val="26"/>
      <w:szCs w:val="26"/>
    </w:rPr>
  </w:style>
  <w:style w:type="paragraph" w:styleId="Heading3">
    <w:name w:val="heading 3"/>
    <w:basedOn w:val="Normal"/>
    <w:next w:val="Normal"/>
    <w:link w:val="Heading3Char"/>
    <w:uiPriority w:val="9"/>
    <w:unhideWhenUsed/>
    <w:qFormat/>
    <w:rsid w:val="006E06E3"/>
    <w:pPr>
      <w:keepNext/>
      <w:keepLines/>
      <w:numPr>
        <w:ilvl w:val="2"/>
        <w:numId w:val="1"/>
      </w:numPr>
      <w:spacing w:before="200" w:after="120"/>
      <w:outlineLvl w:val="2"/>
    </w:pPr>
    <w:rPr>
      <w:rFonts w:asciiTheme="majorHAnsi" w:eastAsiaTheme="majorEastAsia" w:hAnsiTheme="majorHAnsi" w:cstheme="majorBidi"/>
      <w:b/>
      <w:bCs/>
      <w:color w:val="0F6FC6" w:themeColor="accent1"/>
      <w:sz w:val="24"/>
    </w:rPr>
  </w:style>
  <w:style w:type="paragraph" w:styleId="Heading4">
    <w:name w:val="heading 4"/>
    <w:basedOn w:val="Normal"/>
    <w:next w:val="Normal"/>
    <w:link w:val="Heading4Char"/>
    <w:uiPriority w:val="9"/>
    <w:unhideWhenUsed/>
    <w:qFormat/>
    <w:rsid w:val="0017409D"/>
    <w:pPr>
      <w:keepNext/>
      <w:keepLines/>
      <w:numPr>
        <w:ilvl w:val="3"/>
        <w:numId w:val="1"/>
      </w:numPr>
      <w:spacing w:before="200" w:after="0"/>
      <w:outlineLvl w:val="3"/>
    </w:pPr>
    <w:rPr>
      <w:rFonts w:asciiTheme="majorHAnsi" w:eastAsiaTheme="majorEastAsia" w:hAnsiTheme="majorHAnsi" w:cstheme="majorBidi"/>
      <w:b/>
      <w:bCs/>
      <w:i/>
      <w:iCs/>
      <w:color w:val="0F6FC6" w:themeColor="accent1"/>
    </w:rPr>
  </w:style>
  <w:style w:type="paragraph" w:styleId="Heading5">
    <w:name w:val="heading 5"/>
    <w:basedOn w:val="Normal"/>
    <w:next w:val="Normal"/>
    <w:link w:val="Heading5Char"/>
    <w:uiPriority w:val="9"/>
    <w:unhideWhenUsed/>
    <w:qFormat/>
    <w:rsid w:val="0017409D"/>
    <w:pPr>
      <w:keepNext/>
      <w:keepLines/>
      <w:numPr>
        <w:ilvl w:val="4"/>
        <w:numId w:val="1"/>
      </w:numPr>
      <w:spacing w:before="200" w:after="0"/>
      <w:outlineLvl w:val="4"/>
    </w:pPr>
    <w:rPr>
      <w:rFonts w:asciiTheme="majorHAnsi" w:eastAsiaTheme="majorEastAsia" w:hAnsiTheme="majorHAnsi" w:cstheme="majorBidi"/>
      <w:color w:val="073662" w:themeColor="accent1" w:themeShade="7F"/>
    </w:rPr>
  </w:style>
  <w:style w:type="paragraph" w:styleId="Heading6">
    <w:name w:val="heading 6"/>
    <w:basedOn w:val="Normal"/>
    <w:next w:val="Normal"/>
    <w:link w:val="Heading6Char"/>
    <w:uiPriority w:val="9"/>
    <w:semiHidden/>
    <w:unhideWhenUsed/>
    <w:qFormat/>
    <w:rsid w:val="0017409D"/>
    <w:pPr>
      <w:keepNext/>
      <w:keepLines/>
      <w:numPr>
        <w:ilvl w:val="5"/>
        <w:numId w:val="1"/>
      </w:numPr>
      <w:spacing w:before="200" w:after="0"/>
      <w:outlineLvl w:val="5"/>
    </w:pPr>
    <w:rPr>
      <w:rFonts w:asciiTheme="majorHAnsi" w:eastAsiaTheme="majorEastAsia" w:hAnsiTheme="majorHAnsi" w:cstheme="majorBidi"/>
      <w:i/>
      <w:iCs/>
      <w:color w:val="073662" w:themeColor="accent1" w:themeShade="7F"/>
    </w:rPr>
  </w:style>
  <w:style w:type="paragraph" w:styleId="Heading7">
    <w:name w:val="heading 7"/>
    <w:basedOn w:val="Normal"/>
    <w:next w:val="Normal"/>
    <w:link w:val="Heading7Char"/>
    <w:uiPriority w:val="9"/>
    <w:semiHidden/>
    <w:unhideWhenUsed/>
    <w:qFormat/>
    <w:rsid w:val="0017409D"/>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7409D"/>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7409D"/>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54A92"/>
    <w:rPr>
      <w:rFonts w:asciiTheme="majorHAnsi" w:eastAsiaTheme="majorEastAsia" w:hAnsiTheme="majorHAnsi" w:cstheme="majorBidi"/>
      <w:b/>
      <w:bCs/>
      <w:color w:val="0B5294" w:themeColor="accent1" w:themeShade="BF"/>
      <w:sz w:val="40"/>
      <w:szCs w:val="28"/>
    </w:rPr>
  </w:style>
  <w:style w:type="character" w:customStyle="1" w:styleId="Heading2Char">
    <w:name w:val="Heading 2 Char"/>
    <w:basedOn w:val="DefaultParagraphFont"/>
    <w:link w:val="Heading2"/>
    <w:uiPriority w:val="9"/>
    <w:rsid w:val="00354B6A"/>
    <w:rPr>
      <w:rFonts w:asciiTheme="majorHAnsi" w:eastAsiaTheme="majorEastAsia" w:hAnsiTheme="majorHAnsi" w:cstheme="majorBidi"/>
      <w:b/>
      <w:bCs/>
      <w:color w:val="0F6FC6" w:themeColor="accent1"/>
      <w:sz w:val="26"/>
      <w:szCs w:val="26"/>
    </w:rPr>
  </w:style>
  <w:style w:type="character" w:customStyle="1" w:styleId="Heading3Char">
    <w:name w:val="Heading 3 Char"/>
    <w:basedOn w:val="DefaultParagraphFont"/>
    <w:link w:val="Heading3"/>
    <w:uiPriority w:val="9"/>
    <w:rsid w:val="006E06E3"/>
    <w:rPr>
      <w:rFonts w:asciiTheme="majorHAnsi" w:eastAsiaTheme="majorEastAsia" w:hAnsiTheme="majorHAnsi" w:cstheme="majorBidi"/>
      <w:b/>
      <w:bCs/>
      <w:color w:val="0F6FC6" w:themeColor="accent1"/>
      <w:sz w:val="24"/>
    </w:rPr>
  </w:style>
  <w:style w:type="character" w:customStyle="1" w:styleId="Heading4Char">
    <w:name w:val="Heading 4 Char"/>
    <w:basedOn w:val="DefaultParagraphFont"/>
    <w:link w:val="Heading4"/>
    <w:uiPriority w:val="9"/>
    <w:rsid w:val="0017409D"/>
    <w:rPr>
      <w:rFonts w:asciiTheme="majorHAnsi" w:eastAsiaTheme="majorEastAsia" w:hAnsiTheme="majorHAnsi" w:cstheme="majorBidi"/>
      <w:b/>
      <w:bCs/>
      <w:i/>
      <w:iCs/>
      <w:color w:val="0F6FC6" w:themeColor="accent1"/>
    </w:rPr>
  </w:style>
  <w:style w:type="character" w:customStyle="1" w:styleId="Heading5Char">
    <w:name w:val="Heading 5 Char"/>
    <w:basedOn w:val="DefaultParagraphFont"/>
    <w:link w:val="Heading5"/>
    <w:uiPriority w:val="9"/>
    <w:rsid w:val="0017409D"/>
    <w:rPr>
      <w:rFonts w:asciiTheme="majorHAnsi" w:eastAsiaTheme="majorEastAsia" w:hAnsiTheme="majorHAnsi" w:cstheme="majorBidi"/>
      <w:color w:val="073662" w:themeColor="accent1" w:themeShade="7F"/>
    </w:rPr>
  </w:style>
  <w:style w:type="character" w:customStyle="1" w:styleId="Heading6Char">
    <w:name w:val="Heading 6 Char"/>
    <w:basedOn w:val="DefaultParagraphFont"/>
    <w:link w:val="Heading6"/>
    <w:uiPriority w:val="9"/>
    <w:semiHidden/>
    <w:rsid w:val="0017409D"/>
    <w:rPr>
      <w:rFonts w:asciiTheme="majorHAnsi" w:eastAsiaTheme="majorEastAsia" w:hAnsiTheme="majorHAnsi" w:cstheme="majorBidi"/>
      <w:i/>
      <w:iCs/>
      <w:color w:val="073662" w:themeColor="accent1" w:themeShade="7F"/>
    </w:rPr>
  </w:style>
  <w:style w:type="character" w:customStyle="1" w:styleId="Heading7Char">
    <w:name w:val="Heading 7 Char"/>
    <w:basedOn w:val="DefaultParagraphFont"/>
    <w:link w:val="Heading7"/>
    <w:uiPriority w:val="9"/>
    <w:semiHidden/>
    <w:rsid w:val="0017409D"/>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7409D"/>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7409D"/>
    <w:rPr>
      <w:rFonts w:asciiTheme="majorHAnsi" w:eastAsiaTheme="majorEastAsia" w:hAnsiTheme="majorHAnsi" w:cstheme="majorBidi"/>
      <w:i/>
      <w:iCs/>
      <w:color w:val="404040" w:themeColor="text1" w:themeTint="BF"/>
      <w:sz w:val="20"/>
      <w:szCs w:val="20"/>
    </w:rPr>
  </w:style>
  <w:style w:type="paragraph" w:styleId="NoSpacing">
    <w:name w:val="No Spacing"/>
    <w:link w:val="NoSpacingChar"/>
    <w:uiPriority w:val="1"/>
    <w:qFormat/>
    <w:rsid w:val="0017409D"/>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17409D"/>
    <w:rPr>
      <w:rFonts w:eastAsiaTheme="minorEastAsia"/>
      <w:lang w:val="en-US" w:eastAsia="ja-JP"/>
    </w:rPr>
  </w:style>
  <w:style w:type="paragraph" w:styleId="BalloonText">
    <w:name w:val="Balloon Text"/>
    <w:basedOn w:val="Normal"/>
    <w:link w:val="BalloonTextChar"/>
    <w:uiPriority w:val="99"/>
    <w:semiHidden/>
    <w:unhideWhenUsed/>
    <w:rsid w:val="0017409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7409D"/>
    <w:rPr>
      <w:rFonts w:ascii="Tahoma" w:hAnsi="Tahoma" w:cs="Tahoma"/>
      <w:sz w:val="16"/>
      <w:szCs w:val="16"/>
    </w:rPr>
  </w:style>
  <w:style w:type="paragraph" w:styleId="TOCHeading">
    <w:name w:val="TOC Heading"/>
    <w:basedOn w:val="Heading1"/>
    <w:next w:val="Normal"/>
    <w:uiPriority w:val="39"/>
    <w:semiHidden/>
    <w:unhideWhenUsed/>
    <w:qFormat/>
    <w:rsid w:val="003A42CC"/>
    <w:pPr>
      <w:numPr>
        <w:numId w:val="0"/>
      </w:numPr>
      <w:outlineLvl w:val="9"/>
    </w:pPr>
    <w:rPr>
      <w:lang w:val="en-US" w:eastAsia="ja-JP"/>
    </w:rPr>
  </w:style>
  <w:style w:type="paragraph" w:styleId="TOC1">
    <w:name w:val="toc 1"/>
    <w:basedOn w:val="Normal"/>
    <w:next w:val="Normal"/>
    <w:autoRedefine/>
    <w:uiPriority w:val="39"/>
    <w:unhideWhenUsed/>
    <w:rsid w:val="003A42CC"/>
    <w:pPr>
      <w:spacing w:after="100"/>
    </w:pPr>
  </w:style>
  <w:style w:type="paragraph" w:styleId="TOC2">
    <w:name w:val="toc 2"/>
    <w:basedOn w:val="Normal"/>
    <w:next w:val="Normal"/>
    <w:autoRedefine/>
    <w:uiPriority w:val="39"/>
    <w:unhideWhenUsed/>
    <w:rsid w:val="003A42CC"/>
    <w:pPr>
      <w:spacing w:after="100"/>
      <w:ind w:left="220"/>
    </w:pPr>
  </w:style>
  <w:style w:type="paragraph" w:styleId="TOC3">
    <w:name w:val="toc 3"/>
    <w:basedOn w:val="Normal"/>
    <w:next w:val="Normal"/>
    <w:autoRedefine/>
    <w:uiPriority w:val="39"/>
    <w:unhideWhenUsed/>
    <w:rsid w:val="003A42CC"/>
    <w:pPr>
      <w:spacing w:after="100"/>
      <w:ind w:left="440"/>
    </w:pPr>
  </w:style>
  <w:style w:type="character" w:styleId="Hyperlink">
    <w:name w:val="Hyperlink"/>
    <w:basedOn w:val="DefaultParagraphFont"/>
    <w:uiPriority w:val="99"/>
    <w:unhideWhenUsed/>
    <w:rsid w:val="003A42CC"/>
    <w:rPr>
      <w:color w:val="F49100" w:themeColor="hyperlink"/>
      <w:u w:val="single"/>
    </w:rPr>
  </w:style>
  <w:style w:type="paragraph" w:styleId="Title">
    <w:name w:val="Title"/>
    <w:basedOn w:val="Normal"/>
    <w:next w:val="Normal"/>
    <w:link w:val="TitleChar"/>
    <w:uiPriority w:val="10"/>
    <w:qFormat/>
    <w:rsid w:val="003A42CC"/>
    <w:pPr>
      <w:pBdr>
        <w:bottom w:val="single" w:sz="8" w:space="4" w:color="0F6FC6" w:themeColor="accent1"/>
      </w:pBdr>
      <w:spacing w:after="300" w:line="240" w:lineRule="auto"/>
      <w:contextualSpacing/>
      <w:jc w:val="center"/>
    </w:pPr>
    <w:rPr>
      <w:rFonts w:asciiTheme="majorHAnsi" w:eastAsiaTheme="majorEastAsia" w:hAnsiTheme="majorHAnsi" w:cstheme="majorBidi"/>
      <w:color w:val="03485B" w:themeColor="text2" w:themeShade="BF"/>
      <w:spacing w:val="5"/>
      <w:kern w:val="28"/>
      <w:sz w:val="52"/>
      <w:szCs w:val="52"/>
    </w:rPr>
  </w:style>
  <w:style w:type="character" w:customStyle="1" w:styleId="TitleChar">
    <w:name w:val="Title Char"/>
    <w:basedOn w:val="DefaultParagraphFont"/>
    <w:link w:val="Title"/>
    <w:uiPriority w:val="10"/>
    <w:rsid w:val="003A42CC"/>
    <w:rPr>
      <w:rFonts w:asciiTheme="majorHAnsi" w:eastAsiaTheme="majorEastAsia" w:hAnsiTheme="majorHAnsi" w:cstheme="majorBidi"/>
      <w:color w:val="03485B" w:themeColor="text2" w:themeShade="BF"/>
      <w:spacing w:val="5"/>
      <w:kern w:val="28"/>
      <w:sz w:val="52"/>
      <w:szCs w:val="52"/>
    </w:rPr>
  </w:style>
  <w:style w:type="paragraph" w:styleId="BodyText">
    <w:name w:val="Body Text"/>
    <w:basedOn w:val="Normal"/>
    <w:link w:val="BodyTextChar"/>
    <w:rsid w:val="006968DE"/>
    <w:pPr>
      <w:spacing w:after="240" w:line="240" w:lineRule="atLeast"/>
      <w:ind w:firstLine="360"/>
    </w:pPr>
    <w:rPr>
      <w:rFonts w:ascii="Garamond" w:eastAsia="Times New Roman" w:hAnsi="Garamond" w:cs="Times New Roman"/>
      <w:sz w:val="24"/>
      <w:szCs w:val="20"/>
    </w:rPr>
  </w:style>
  <w:style w:type="character" w:customStyle="1" w:styleId="BodyTextChar">
    <w:name w:val="Body Text Char"/>
    <w:basedOn w:val="DefaultParagraphFont"/>
    <w:link w:val="BodyText"/>
    <w:rsid w:val="006968DE"/>
    <w:rPr>
      <w:rFonts w:ascii="Garamond" w:eastAsia="Times New Roman" w:hAnsi="Garamond" w:cs="Times New Roman"/>
      <w:sz w:val="24"/>
      <w:szCs w:val="20"/>
    </w:rPr>
  </w:style>
  <w:style w:type="paragraph" w:styleId="ListParagraph">
    <w:name w:val="List Paragraph"/>
    <w:basedOn w:val="Normal"/>
    <w:uiPriority w:val="34"/>
    <w:qFormat/>
    <w:rsid w:val="004F07F7"/>
    <w:pPr>
      <w:ind w:left="720"/>
      <w:contextualSpacing/>
    </w:pPr>
  </w:style>
  <w:style w:type="paragraph" w:styleId="Header">
    <w:name w:val="header"/>
    <w:basedOn w:val="Normal"/>
    <w:link w:val="HeaderChar"/>
    <w:uiPriority w:val="99"/>
    <w:unhideWhenUsed/>
    <w:rsid w:val="00DD56BD"/>
    <w:pPr>
      <w:tabs>
        <w:tab w:val="center" w:pos="4536"/>
        <w:tab w:val="right" w:pos="9072"/>
      </w:tabs>
      <w:spacing w:after="0" w:line="240" w:lineRule="auto"/>
    </w:pPr>
  </w:style>
  <w:style w:type="character" w:customStyle="1" w:styleId="HeaderChar">
    <w:name w:val="Header Char"/>
    <w:basedOn w:val="DefaultParagraphFont"/>
    <w:link w:val="Header"/>
    <w:uiPriority w:val="99"/>
    <w:rsid w:val="00DD56BD"/>
  </w:style>
  <w:style w:type="paragraph" w:styleId="Footer">
    <w:name w:val="footer"/>
    <w:basedOn w:val="Normal"/>
    <w:link w:val="FooterChar"/>
    <w:uiPriority w:val="99"/>
    <w:unhideWhenUsed/>
    <w:rsid w:val="00DD56BD"/>
    <w:pPr>
      <w:tabs>
        <w:tab w:val="center" w:pos="4536"/>
        <w:tab w:val="right" w:pos="9072"/>
      </w:tabs>
      <w:spacing w:after="0" w:line="240" w:lineRule="auto"/>
    </w:pPr>
  </w:style>
  <w:style w:type="character" w:customStyle="1" w:styleId="FooterChar">
    <w:name w:val="Footer Char"/>
    <w:basedOn w:val="DefaultParagraphFont"/>
    <w:link w:val="Footer"/>
    <w:uiPriority w:val="99"/>
    <w:rsid w:val="00DD56BD"/>
  </w:style>
  <w:style w:type="paragraph" w:styleId="BlockText">
    <w:name w:val="Block Text"/>
    <w:basedOn w:val="Normal"/>
    <w:uiPriority w:val="99"/>
    <w:unhideWhenUsed/>
    <w:rsid w:val="00AC5469"/>
    <w:pPr>
      <w:pBdr>
        <w:top w:val="single" w:sz="2" w:space="10" w:color="0F6FC6" w:themeColor="accent1" w:shadow="1"/>
        <w:left w:val="single" w:sz="2" w:space="10" w:color="0F6FC6" w:themeColor="accent1" w:shadow="1"/>
        <w:bottom w:val="single" w:sz="2" w:space="10" w:color="0F6FC6" w:themeColor="accent1" w:shadow="1"/>
        <w:right w:val="single" w:sz="2" w:space="10" w:color="0F6FC6" w:themeColor="accent1" w:shadow="1"/>
      </w:pBdr>
      <w:ind w:left="1152" w:right="1152"/>
    </w:pPr>
    <w:rPr>
      <w:rFonts w:eastAsiaTheme="minorEastAsia"/>
      <w:i/>
      <w:iCs/>
      <w:color w:val="0F6FC6" w:themeColor="accent1"/>
    </w:rPr>
  </w:style>
  <w:style w:type="paragraph" w:styleId="Caption">
    <w:name w:val="caption"/>
    <w:basedOn w:val="Normal"/>
    <w:next w:val="Normal"/>
    <w:uiPriority w:val="35"/>
    <w:unhideWhenUsed/>
    <w:qFormat/>
    <w:rsid w:val="002719D9"/>
    <w:pPr>
      <w:spacing w:line="240" w:lineRule="auto"/>
      <w:jc w:val="center"/>
    </w:pPr>
    <w:rPr>
      <w:b/>
      <w:bCs/>
      <w:color w:val="0F6FC6" w:themeColor="accent1"/>
      <w:sz w:val="18"/>
      <w:szCs w:val="18"/>
    </w:rPr>
  </w:style>
  <w:style w:type="paragraph" w:styleId="TableofFigures">
    <w:name w:val="table of figures"/>
    <w:basedOn w:val="Normal"/>
    <w:next w:val="Normal"/>
    <w:uiPriority w:val="99"/>
    <w:unhideWhenUsed/>
    <w:rsid w:val="00ED7ADF"/>
    <w:pPr>
      <w:spacing w:after="0"/>
    </w:pPr>
  </w:style>
  <w:style w:type="paragraph" w:styleId="EndnoteText">
    <w:name w:val="endnote text"/>
    <w:basedOn w:val="Normal"/>
    <w:link w:val="EndnoteTextChar"/>
    <w:uiPriority w:val="99"/>
    <w:semiHidden/>
    <w:unhideWhenUsed/>
    <w:rsid w:val="009423C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423C8"/>
    <w:rPr>
      <w:sz w:val="20"/>
      <w:szCs w:val="20"/>
    </w:rPr>
  </w:style>
  <w:style w:type="character" w:styleId="EndnoteReference">
    <w:name w:val="endnote reference"/>
    <w:basedOn w:val="DefaultParagraphFont"/>
    <w:uiPriority w:val="99"/>
    <w:semiHidden/>
    <w:unhideWhenUsed/>
    <w:rsid w:val="009423C8"/>
    <w:rPr>
      <w:vertAlign w:val="superscript"/>
    </w:rPr>
  </w:style>
  <w:style w:type="paragraph" w:styleId="FootnoteText">
    <w:name w:val="footnote text"/>
    <w:basedOn w:val="Normal"/>
    <w:link w:val="FootnoteTextChar"/>
    <w:uiPriority w:val="99"/>
    <w:semiHidden/>
    <w:unhideWhenUsed/>
    <w:rsid w:val="0005109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51093"/>
    <w:rPr>
      <w:sz w:val="20"/>
      <w:szCs w:val="20"/>
    </w:rPr>
  </w:style>
  <w:style w:type="character" w:styleId="FootnoteReference">
    <w:name w:val="footnote reference"/>
    <w:basedOn w:val="DefaultParagraphFont"/>
    <w:uiPriority w:val="99"/>
    <w:semiHidden/>
    <w:unhideWhenUsed/>
    <w:rsid w:val="00051093"/>
    <w:rPr>
      <w:vertAlign w:val="superscript"/>
    </w:rPr>
  </w:style>
  <w:style w:type="character" w:customStyle="1" w:styleId="apple-converted-space">
    <w:name w:val="apple-converted-space"/>
    <w:basedOn w:val="DefaultParagraphFont"/>
    <w:rsid w:val="00872133"/>
  </w:style>
  <w:style w:type="paragraph" w:styleId="NormalWeb">
    <w:name w:val="Normal (Web)"/>
    <w:basedOn w:val="Normal"/>
    <w:uiPriority w:val="99"/>
    <w:semiHidden/>
    <w:unhideWhenUsed/>
    <w:rsid w:val="00872133"/>
    <w:pPr>
      <w:spacing w:before="100" w:beforeAutospacing="1" w:after="100" w:afterAutospacing="1" w:line="240" w:lineRule="auto"/>
      <w:ind w:firstLine="0"/>
      <w:jc w:val="left"/>
    </w:pPr>
    <w:rPr>
      <w:rFonts w:ascii="Times New Roman" w:eastAsiaTheme="minorEastAsia" w:hAnsi="Times New Roman" w:cs="Times New Roman"/>
      <w:sz w:val="24"/>
      <w:szCs w:val="24"/>
      <w:lang w:eastAsia="fr-FR"/>
    </w:rPr>
  </w:style>
  <w:style w:type="table" w:styleId="TableGrid">
    <w:name w:val="Table Grid"/>
    <w:basedOn w:val="TableNormal"/>
    <w:uiPriority w:val="59"/>
    <w:rsid w:val="009A44A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9A44A9"/>
    <w:pPr>
      <w:spacing w:after="0" w:line="240" w:lineRule="auto"/>
    </w:pPr>
    <w:tblPr>
      <w:tblStyleRowBandSize w:val="1"/>
      <w:tblStyleColBandSize w:val="1"/>
      <w:tblInd w:w="0" w:type="dxa"/>
      <w:tblBorders>
        <w:top w:val="single" w:sz="8" w:space="0" w:color="0F6FC6" w:themeColor="accent1"/>
        <w:left w:val="single" w:sz="8" w:space="0" w:color="0F6FC6" w:themeColor="accent1"/>
        <w:bottom w:val="single" w:sz="8" w:space="0" w:color="0F6FC6" w:themeColor="accent1"/>
        <w:right w:val="single" w:sz="8" w:space="0" w:color="0F6FC6" w:themeColor="accent1"/>
        <w:insideH w:val="single" w:sz="8" w:space="0" w:color="0F6FC6" w:themeColor="accent1"/>
        <w:insideV w:val="single" w:sz="8" w:space="0" w:color="0F6FC6"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F6FC6" w:themeColor="accent1"/>
          <w:left w:val="single" w:sz="8" w:space="0" w:color="0F6FC6" w:themeColor="accent1"/>
          <w:bottom w:val="single" w:sz="18" w:space="0" w:color="0F6FC6" w:themeColor="accent1"/>
          <w:right w:val="single" w:sz="8" w:space="0" w:color="0F6FC6" w:themeColor="accent1"/>
          <w:insideH w:val="nil"/>
          <w:insideV w:val="single" w:sz="8" w:space="0" w:color="0F6FC6"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F6FC6" w:themeColor="accent1"/>
          <w:left w:val="single" w:sz="8" w:space="0" w:color="0F6FC6" w:themeColor="accent1"/>
          <w:bottom w:val="single" w:sz="8" w:space="0" w:color="0F6FC6" w:themeColor="accent1"/>
          <w:right w:val="single" w:sz="8" w:space="0" w:color="0F6FC6" w:themeColor="accent1"/>
          <w:insideH w:val="nil"/>
          <w:insideV w:val="single" w:sz="8" w:space="0" w:color="0F6FC6"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F6FC6" w:themeColor="accent1"/>
          <w:left w:val="single" w:sz="8" w:space="0" w:color="0F6FC6" w:themeColor="accent1"/>
          <w:bottom w:val="single" w:sz="8" w:space="0" w:color="0F6FC6" w:themeColor="accent1"/>
          <w:right w:val="single" w:sz="8" w:space="0" w:color="0F6FC6" w:themeColor="accent1"/>
        </w:tcBorders>
      </w:tcPr>
    </w:tblStylePr>
    <w:tblStylePr w:type="band1Vert">
      <w:tblPr/>
      <w:tcPr>
        <w:tcBorders>
          <w:top w:val="single" w:sz="8" w:space="0" w:color="0F6FC6" w:themeColor="accent1"/>
          <w:left w:val="single" w:sz="8" w:space="0" w:color="0F6FC6" w:themeColor="accent1"/>
          <w:bottom w:val="single" w:sz="8" w:space="0" w:color="0F6FC6" w:themeColor="accent1"/>
          <w:right w:val="single" w:sz="8" w:space="0" w:color="0F6FC6" w:themeColor="accent1"/>
        </w:tcBorders>
        <w:shd w:val="clear" w:color="auto" w:fill="BADBF9" w:themeFill="accent1" w:themeFillTint="3F"/>
      </w:tcPr>
    </w:tblStylePr>
    <w:tblStylePr w:type="band1Horz">
      <w:tblPr/>
      <w:tcPr>
        <w:tcBorders>
          <w:top w:val="single" w:sz="8" w:space="0" w:color="0F6FC6" w:themeColor="accent1"/>
          <w:left w:val="single" w:sz="8" w:space="0" w:color="0F6FC6" w:themeColor="accent1"/>
          <w:bottom w:val="single" w:sz="8" w:space="0" w:color="0F6FC6" w:themeColor="accent1"/>
          <w:right w:val="single" w:sz="8" w:space="0" w:color="0F6FC6" w:themeColor="accent1"/>
          <w:insideV w:val="single" w:sz="8" w:space="0" w:color="0F6FC6" w:themeColor="accent1"/>
        </w:tcBorders>
        <w:shd w:val="clear" w:color="auto" w:fill="BADBF9" w:themeFill="accent1" w:themeFillTint="3F"/>
      </w:tcPr>
    </w:tblStylePr>
    <w:tblStylePr w:type="band2Horz">
      <w:tblPr/>
      <w:tcPr>
        <w:tcBorders>
          <w:top w:val="single" w:sz="8" w:space="0" w:color="0F6FC6" w:themeColor="accent1"/>
          <w:left w:val="single" w:sz="8" w:space="0" w:color="0F6FC6" w:themeColor="accent1"/>
          <w:bottom w:val="single" w:sz="8" w:space="0" w:color="0F6FC6" w:themeColor="accent1"/>
          <w:right w:val="single" w:sz="8" w:space="0" w:color="0F6FC6" w:themeColor="accent1"/>
          <w:insideV w:val="single" w:sz="8" w:space="0" w:color="0F6FC6" w:themeColor="accen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emf"/><Relationship Id="rId18" Type="http://schemas.openxmlformats.org/officeDocument/2006/relationships/hyperlink" Target="http://www.csharpfr.com/" TargetMode="External"/><Relationship Id="rId26" Type="http://schemas.openxmlformats.org/officeDocument/2006/relationships/image" Target="media/image14.png"/><Relationship Id="rId3" Type="http://schemas.openxmlformats.org/officeDocument/2006/relationships/numbering" Target="numbering.xml"/><Relationship Id="rId21" Type="http://schemas.openxmlformats.org/officeDocument/2006/relationships/image" Target="media/image9.png"/><Relationship Id="rId7" Type="http://schemas.openxmlformats.org/officeDocument/2006/relationships/webSettings" Target="webSettings.xml"/><Relationship Id="rId12" Type="http://schemas.openxmlformats.org/officeDocument/2006/relationships/image" Target="media/image2.jpeg"/><Relationship Id="rId17" Type="http://schemas.openxmlformats.org/officeDocument/2006/relationships/image" Target="media/image6.png"/><Relationship Id="rId25"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png"/><Relationship Id="rId24" Type="http://schemas.openxmlformats.org/officeDocument/2006/relationships/image" Target="media/image12.png"/><Relationship Id="rId5" Type="http://schemas.microsoft.com/office/2007/relationships/stylesWithEffects" Target="stylesWithEffect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footer" Target="footer1.xml"/><Relationship Id="rId10" Type="http://schemas.openxmlformats.org/officeDocument/2006/relationships/image" Target="media/image1.gif"/><Relationship Id="rId19" Type="http://schemas.openxmlformats.org/officeDocument/2006/relationships/image" Target="media/image7.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oleObject" Target="embeddings/oleObject1.bin"/><Relationship Id="rId22" Type="http://schemas.openxmlformats.org/officeDocument/2006/relationships/image" Target="media/image10.png"/><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Flow">
      <a:dk1>
        <a:sysClr val="windowText" lastClr="000000"/>
      </a:dk1>
      <a:lt1>
        <a:sysClr val="window" lastClr="FFFFFF"/>
      </a:lt1>
      <a:dk2>
        <a:srgbClr val="04617B"/>
      </a:dk2>
      <a:lt2>
        <a:srgbClr val="DBF5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2011-2012</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7418447-5173-4F4B-9596-B415AE8FEE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501</TotalTime>
  <Pages>30</Pages>
  <Words>6204</Words>
  <Characters>34123</Characters>
  <Application>Microsoft Office Word</Application>
  <DocSecurity>0</DocSecurity>
  <Lines>284</Lines>
  <Paragraphs>80</Paragraphs>
  <ScaleCrop>false</ScaleCrop>
  <HeadingPairs>
    <vt:vector size="2" baseType="variant">
      <vt:variant>
        <vt:lpstr>Title</vt:lpstr>
      </vt:variant>
      <vt:variant>
        <vt:i4>1</vt:i4>
      </vt:variant>
    </vt:vector>
  </HeadingPairs>
  <TitlesOfParts>
    <vt:vector size="1" baseType="lpstr">
      <vt:lpstr>Plateforme de gestion des SMS</vt:lpstr>
    </vt:vector>
  </TitlesOfParts>
  <Company>Polytech’Montpellier                                   pour Synox représenté par                            Jérome  Fenwick &amp; Joffrey Verdier</Company>
  <LinksUpToDate>false</LinksUpToDate>
  <CharactersWithSpaces>40247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Plateforme de gestion des SMS</dc:title>
  <dc:creator>Guillaume  Leroy                    Emmanuel Yagapen</dc:creator>
  <cp:lastModifiedBy>Guillaume</cp:lastModifiedBy>
  <cp:revision>118</cp:revision>
  <cp:lastPrinted>2012-01-26T17:26:00Z</cp:lastPrinted>
  <dcterms:created xsi:type="dcterms:W3CDTF">2012-01-30T13:02:00Z</dcterms:created>
  <dcterms:modified xsi:type="dcterms:W3CDTF">2012-01-31T00:41:00Z</dcterms:modified>
</cp:coreProperties>
</file>